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358A" w14:textId="77777777" w:rsidR="00DA1B97" w:rsidRDefault="00674E62">
      <w:pPr>
        <w:pStyle w:val="Heading1"/>
        <w:rPr>
          <w:ins w:id="0" w:author="Juan Pablo Bernal Tamayo" w:date="2026-07-01T15:00:00Z" w16du:dateUtc="2026-07-01T12:00:00Z"/>
        </w:rPr>
      </w:pPr>
      <w:bookmarkStart w:id="1" w:name="methods-schopfield"/>
      <w:commentRangeStart w:id="2"/>
      <w:commentRangeStart w:id="3"/>
      <w:commentRangeStart w:id="4"/>
      <w:r>
        <w:t>Methods — scHopfield</w:t>
      </w:r>
      <w:commentRangeEnd w:id="2"/>
      <w:r w:rsidR="00C90F96">
        <w:rPr>
          <w:rStyle w:val="CommentReference"/>
          <w:sz w:val="40"/>
          <w:szCs w:val="40"/>
        </w:rPr>
        <w:commentReference w:id="2"/>
      </w:r>
      <w:commentRangeEnd w:id="3"/>
      <w:r w:rsidR="009B7D64">
        <w:rPr>
          <w:rStyle w:val="CommentReference"/>
          <w:sz w:val="40"/>
          <w:szCs w:val="40"/>
        </w:rPr>
        <w:commentReference w:id="3"/>
      </w:r>
      <w:commentRangeEnd w:id="4"/>
      <w:r w:rsidR="005027EF">
        <w:rPr>
          <w:rStyle w:val="CommentReference"/>
          <w:sz w:val="40"/>
          <w:szCs w:val="40"/>
        </w:rPr>
        <w:commentReference w:id="4"/>
      </w:r>
    </w:p>
    <w:p w14:paraId="7C98EEC2" w14:textId="77777777" w:rsidR="0027419F" w:rsidRDefault="0027419F" w:rsidP="0027419F">
      <w:pPr>
        <w:pStyle w:val="Heading2"/>
        <w:rPr>
          <w:ins w:id="5" w:author="Juan Pablo Bernal Tamayo" w:date="2026-07-01T15:00:00Z" w16du:dateUtc="2026-07-01T12:00:00Z"/>
        </w:rPr>
      </w:pPr>
      <w:bookmarkStart w:id="6" w:name="overview-of-notation-and-symbols"/>
      <w:ins w:id="7" w:author="Juan Pablo Bernal Tamayo" w:date="2026-07-01T15:00:00Z" w16du:dateUtc="2026-07-01T12:00:00Z">
        <w:r>
          <w:t>Overview of Notation and Symbols</w:t>
        </w:r>
      </w:ins>
    </w:p>
    <w:p w14:paraId="120C8BFB" w14:textId="77777777" w:rsidR="0027419F" w:rsidRDefault="0027419F" w:rsidP="0027419F">
      <w:pPr>
        <w:pStyle w:val="FirstParagraph"/>
        <w:rPr>
          <w:ins w:id="8" w:author="Juan Pablo Bernal Tamayo" w:date="2026-07-01T15:00:00Z" w16du:dateUtc="2026-07-01T12:00:00Z"/>
        </w:rPr>
      </w:pPr>
      <w:ins w:id="9" w:author="Juan Pablo Bernal Tamayo" w:date="2026-07-01T15:00:00Z" w16du:dateUtc="2026-07-01T12:00:00Z">
        <w:r>
          <w:t xml:space="preserve">To ensure clarity and consistency, Table 1 summarizes the major mathematical symbols and their dimensions used throughout the scHopfield framework. Matrices are denoted by uppercase italics (e.g., </w:t>
        </w:r>
      </w:ins>
      <m:oMath>
        <m:r>
          <w:ins w:id="10" w:author="Juan Pablo Bernal Tamayo" w:date="2026-07-01T15:00:00Z" w16du:dateUtc="2026-07-01T12:00:00Z">
            <w:rPr>
              <w:rFonts w:ascii="Cambria Math" w:hAnsi="Cambria Math"/>
            </w:rPr>
            <m:t>W</m:t>
          </w:ins>
        </m:r>
      </m:oMath>
      <w:ins w:id="11" w:author="Juan Pablo Bernal Tamayo" w:date="2026-07-01T15:00:00Z" w16du:dateUtc="2026-07-01T12:00:00Z">
        <w:r>
          <w:t xml:space="preserve">, </w:t>
        </w:r>
      </w:ins>
      <m:oMath>
        <m:r>
          <w:ins w:id="12" w:author="Juan Pablo Bernal Tamayo" w:date="2026-07-01T15:00:00Z" w16du:dateUtc="2026-07-01T12:00:00Z">
            <w:rPr>
              <w:rFonts w:ascii="Cambria Math" w:hAnsi="Cambria Math"/>
            </w:rPr>
            <m:t>X</m:t>
          </w:ins>
        </m:r>
      </m:oMath>
      <w:ins w:id="13" w:author="Juan Pablo Bernal Tamayo" w:date="2026-07-01T15:00:00Z" w16du:dateUtc="2026-07-01T12:00:00Z">
        <w:r>
          <w:t xml:space="preserve">), vectors by bold lowercase (e.g., </w:t>
        </w:r>
      </w:ins>
      <m:oMath>
        <m:r>
          <w:ins w:id="14" w:author="Juan Pablo Bernal Tamayo" w:date="2026-07-01T15:00:00Z" w16du:dateUtc="2026-07-01T12:00:00Z">
            <m:rPr>
              <m:sty m:val="b"/>
            </m:rPr>
            <w:rPr>
              <w:rFonts w:ascii="Cambria Math" w:hAnsi="Cambria Math"/>
            </w:rPr>
            <m:t>x</m:t>
          </w:ins>
        </m:r>
      </m:oMath>
      <w:ins w:id="15" w:author="Juan Pablo Bernal Tamayo" w:date="2026-07-01T15:00:00Z" w16du:dateUtc="2026-07-01T12:00:00Z">
        <w:r>
          <w:t xml:space="preserve">, </w:t>
        </w:r>
      </w:ins>
      <m:oMath>
        <m:r>
          <w:ins w:id="16" w:author="Juan Pablo Bernal Tamayo" w:date="2026-07-01T15:00:00Z" w16du:dateUtc="2026-07-01T12:00:00Z">
            <m:rPr>
              <m:sty m:val="b"/>
            </m:rPr>
            <w:rPr>
              <w:rFonts w:ascii="Cambria Math" w:hAnsi="Cambria Math"/>
            </w:rPr>
            <m:t>I</m:t>
          </w:ins>
        </m:r>
      </m:oMath>
      <w:ins w:id="17" w:author="Juan Pablo Bernal Tamayo" w:date="2026-07-01T15:00:00Z" w16du:dateUtc="2026-07-01T12:00:00Z">
        <w:r>
          <w:t>), and scalars by lowercase italics.</w:t>
        </w:r>
      </w:ins>
    </w:p>
    <w:p w14:paraId="0662C745" w14:textId="77777777" w:rsidR="0027419F" w:rsidRDefault="0027419F" w:rsidP="0027419F">
      <w:pPr>
        <w:pStyle w:val="BodyText"/>
        <w:rPr>
          <w:ins w:id="18" w:author="Juan Pablo Bernal Tamayo" w:date="2026-07-01T15:00:00Z" w16du:dateUtc="2026-07-01T12:00:00Z"/>
        </w:rPr>
      </w:pPr>
      <w:ins w:id="19" w:author="Juan Pablo Bernal Tamayo" w:date="2026-07-01T15:00:00Z" w16du:dateUtc="2026-07-01T12:00:00Z">
        <w:r>
          <w:rPr>
            <w:b/>
            <w:bCs/>
          </w:rPr>
          <w:t>Table 1: Table of Symbols and Dimensions</w:t>
        </w:r>
      </w:ins>
    </w:p>
    <w:tbl>
      <w:tblPr>
        <w:tblStyle w:val="Table"/>
        <w:tblW w:w="5000" w:type="pct"/>
        <w:tblLayout w:type="fixed"/>
        <w:tblLook w:val="0020" w:firstRow="1" w:lastRow="0" w:firstColumn="0" w:lastColumn="0" w:noHBand="0" w:noVBand="0"/>
      </w:tblPr>
      <w:tblGrid>
        <w:gridCol w:w="3120"/>
        <w:gridCol w:w="3120"/>
        <w:gridCol w:w="3120"/>
      </w:tblGrid>
      <w:tr w:rsidR="0027419F" w14:paraId="53CE9D58" w14:textId="77777777" w:rsidTr="00D22C61">
        <w:trPr>
          <w:cnfStyle w:val="100000000000" w:firstRow="1" w:lastRow="0" w:firstColumn="0" w:lastColumn="0" w:oddVBand="0" w:evenVBand="0" w:oddHBand="0" w:evenHBand="0" w:firstRowFirstColumn="0" w:firstRowLastColumn="0" w:lastRowFirstColumn="0" w:lastRowLastColumn="0"/>
          <w:tblHeader/>
          <w:ins w:id="20" w:author="Juan Pablo Bernal Tamayo" w:date="2026-07-01T15:00:00Z" w16du:dateUtc="2026-07-01T12:00:00Z"/>
        </w:trPr>
        <w:tc>
          <w:tcPr>
            <w:tcW w:w="2640" w:type="dxa"/>
          </w:tcPr>
          <w:p w14:paraId="1683668E" w14:textId="77777777" w:rsidR="0027419F" w:rsidRDefault="0027419F" w:rsidP="00D22C61">
            <w:pPr>
              <w:pStyle w:val="Compact"/>
              <w:rPr>
                <w:ins w:id="21" w:author="Juan Pablo Bernal Tamayo" w:date="2026-07-01T15:00:00Z" w16du:dateUtc="2026-07-01T12:00:00Z"/>
              </w:rPr>
            </w:pPr>
            <w:ins w:id="22" w:author="Juan Pablo Bernal Tamayo" w:date="2026-07-01T15:00:00Z" w16du:dateUtc="2026-07-01T12:00:00Z">
              <w:r>
                <w:t>Symbol</w:t>
              </w:r>
            </w:ins>
          </w:p>
        </w:tc>
        <w:tc>
          <w:tcPr>
            <w:tcW w:w="2640" w:type="dxa"/>
          </w:tcPr>
          <w:p w14:paraId="4A0209D0" w14:textId="77777777" w:rsidR="0027419F" w:rsidRDefault="0027419F" w:rsidP="00D22C61">
            <w:pPr>
              <w:pStyle w:val="Compact"/>
              <w:rPr>
                <w:ins w:id="23" w:author="Juan Pablo Bernal Tamayo" w:date="2026-07-01T15:00:00Z" w16du:dateUtc="2026-07-01T12:00:00Z"/>
              </w:rPr>
            </w:pPr>
            <w:ins w:id="24" w:author="Juan Pablo Bernal Tamayo" w:date="2026-07-01T15:00:00Z" w16du:dateUtc="2026-07-01T12:00:00Z">
              <w:r>
                <w:t>Description</w:t>
              </w:r>
            </w:ins>
          </w:p>
        </w:tc>
        <w:tc>
          <w:tcPr>
            <w:tcW w:w="2640" w:type="dxa"/>
          </w:tcPr>
          <w:p w14:paraId="4B3F3B31" w14:textId="77777777" w:rsidR="0027419F" w:rsidRDefault="0027419F" w:rsidP="00D22C61">
            <w:pPr>
              <w:pStyle w:val="Compact"/>
              <w:rPr>
                <w:ins w:id="25" w:author="Juan Pablo Bernal Tamayo" w:date="2026-07-01T15:00:00Z" w16du:dateUtc="2026-07-01T12:00:00Z"/>
              </w:rPr>
            </w:pPr>
            <w:ins w:id="26" w:author="Juan Pablo Bernal Tamayo" w:date="2026-07-01T15:00:00Z" w16du:dateUtc="2026-07-01T12:00:00Z">
              <w:r>
                <w:t>Dimension</w:t>
              </w:r>
            </w:ins>
          </w:p>
        </w:tc>
      </w:tr>
      <w:tr w:rsidR="0027419F" w14:paraId="51826C5A" w14:textId="77777777" w:rsidTr="00D22C61">
        <w:trPr>
          <w:ins w:id="27" w:author="Juan Pablo Bernal Tamayo" w:date="2026-07-01T15:00:00Z" w16du:dateUtc="2026-07-01T12:00:00Z"/>
        </w:trPr>
        <w:tc>
          <w:tcPr>
            <w:tcW w:w="2640" w:type="dxa"/>
          </w:tcPr>
          <w:p w14:paraId="38770AF1" w14:textId="77777777" w:rsidR="0027419F" w:rsidRDefault="0027419F" w:rsidP="00D22C61">
            <w:pPr>
              <w:pStyle w:val="Compact"/>
              <w:rPr>
                <w:ins w:id="28" w:author="Juan Pablo Bernal Tamayo" w:date="2026-07-01T15:00:00Z" w16du:dateUtc="2026-07-01T12:00:00Z"/>
              </w:rPr>
            </w:pPr>
            <m:oMathPara>
              <m:oMath>
                <m:r>
                  <w:ins w:id="29" w:author="Juan Pablo Bernal Tamayo" w:date="2026-07-01T15:00:00Z" w16du:dateUtc="2026-07-01T12:00:00Z">
                    <w:rPr>
                      <w:rFonts w:ascii="Cambria Math" w:hAnsi="Cambria Math"/>
                    </w:rPr>
                    <m:t>N</m:t>
                  </w:ins>
                </m:r>
              </m:oMath>
            </m:oMathPara>
          </w:p>
        </w:tc>
        <w:tc>
          <w:tcPr>
            <w:tcW w:w="2640" w:type="dxa"/>
          </w:tcPr>
          <w:p w14:paraId="49EB8E73" w14:textId="77777777" w:rsidR="0027419F" w:rsidRDefault="0027419F" w:rsidP="00D22C61">
            <w:pPr>
              <w:pStyle w:val="Compact"/>
              <w:rPr>
                <w:ins w:id="30" w:author="Juan Pablo Bernal Tamayo" w:date="2026-07-01T15:00:00Z" w16du:dateUtc="2026-07-01T12:00:00Z"/>
              </w:rPr>
            </w:pPr>
            <w:ins w:id="31" w:author="Juan Pablo Bernal Tamayo" w:date="2026-07-01T15:00:00Z" w16du:dateUtc="2026-07-01T12:00:00Z">
              <w:r>
                <w:t>Total number of genes in the network</w:t>
              </w:r>
            </w:ins>
          </w:p>
        </w:tc>
        <w:tc>
          <w:tcPr>
            <w:tcW w:w="2640" w:type="dxa"/>
          </w:tcPr>
          <w:p w14:paraId="6CC4B5E1" w14:textId="77777777" w:rsidR="0027419F" w:rsidRDefault="0027419F" w:rsidP="00D22C61">
            <w:pPr>
              <w:pStyle w:val="Compact"/>
              <w:rPr>
                <w:ins w:id="32" w:author="Juan Pablo Bernal Tamayo" w:date="2026-07-01T15:00:00Z" w16du:dateUtc="2026-07-01T12:00:00Z"/>
              </w:rPr>
            </w:pPr>
            <w:ins w:id="33" w:author="Juan Pablo Bernal Tamayo" w:date="2026-07-01T15:00:00Z" w16du:dateUtc="2026-07-01T12:00:00Z">
              <w:r>
                <w:t>Scalar</w:t>
              </w:r>
            </w:ins>
          </w:p>
        </w:tc>
      </w:tr>
      <w:tr w:rsidR="0027419F" w14:paraId="02E0FCAB" w14:textId="77777777" w:rsidTr="00D22C61">
        <w:trPr>
          <w:ins w:id="34" w:author="Juan Pablo Bernal Tamayo" w:date="2026-07-01T15:00:00Z" w16du:dateUtc="2026-07-01T12:00:00Z"/>
        </w:trPr>
        <w:tc>
          <w:tcPr>
            <w:tcW w:w="2640" w:type="dxa"/>
          </w:tcPr>
          <w:p w14:paraId="13839D07" w14:textId="77777777" w:rsidR="0027419F" w:rsidRDefault="0027419F" w:rsidP="00D22C61">
            <w:pPr>
              <w:pStyle w:val="Compact"/>
              <w:rPr>
                <w:ins w:id="35" w:author="Juan Pablo Bernal Tamayo" w:date="2026-07-01T15:00:00Z" w16du:dateUtc="2026-07-01T12:00:00Z"/>
              </w:rPr>
            </w:pPr>
            <m:oMathPara>
              <m:oMath>
                <m:r>
                  <w:ins w:id="36" w:author="Juan Pablo Bernal Tamayo" w:date="2026-07-01T15:00:00Z" w16du:dateUtc="2026-07-01T12:00:00Z">
                    <w:rPr>
                      <w:rFonts w:ascii="Cambria Math" w:hAnsi="Cambria Math"/>
                    </w:rPr>
                    <m:t>M</m:t>
                  </w:ins>
                </m:r>
              </m:oMath>
            </m:oMathPara>
          </w:p>
        </w:tc>
        <w:tc>
          <w:tcPr>
            <w:tcW w:w="2640" w:type="dxa"/>
          </w:tcPr>
          <w:p w14:paraId="3B2BD156" w14:textId="77777777" w:rsidR="0027419F" w:rsidRDefault="0027419F" w:rsidP="00D22C61">
            <w:pPr>
              <w:pStyle w:val="Compact"/>
              <w:rPr>
                <w:ins w:id="37" w:author="Juan Pablo Bernal Tamayo" w:date="2026-07-01T15:00:00Z" w16du:dateUtc="2026-07-01T12:00:00Z"/>
              </w:rPr>
            </w:pPr>
            <w:ins w:id="38" w:author="Juan Pablo Bernal Tamayo" w:date="2026-07-01T15:00:00Z" w16du:dateUtc="2026-07-01T12:00:00Z">
              <w:r>
                <w:t>Total number of cells in the dataset or cluster</w:t>
              </w:r>
            </w:ins>
          </w:p>
        </w:tc>
        <w:tc>
          <w:tcPr>
            <w:tcW w:w="2640" w:type="dxa"/>
          </w:tcPr>
          <w:p w14:paraId="1B0AA823" w14:textId="77777777" w:rsidR="0027419F" w:rsidRDefault="0027419F" w:rsidP="00D22C61">
            <w:pPr>
              <w:pStyle w:val="Compact"/>
              <w:rPr>
                <w:ins w:id="39" w:author="Juan Pablo Bernal Tamayo" w:date="2026-07-01T15:00:00Z" w16du:dateUtc="2026-07-01T12:00:00Z"/>
              </w:rPr>
            </w:pPr>
            <w:ins w:id="40" w:author="Juan Pablo Bernal Tamayo" w:date="2026-07-01T15:00:00Z" w16du:dateUtc="2026-07-01T12:00:00Z">
              <w:r>
                <w:t>Scalar</w:t>
              </w:r>
            </w:ins>
          </w:p>
        </w:tc>
      </w:tr>
      <w:tr w:rsidR="0027419F" w14:paraId="53782731" w14:textId="77777777" w:rsidTr="00D22C61">
        <w:trPr>
          <w:ins w:id="41" w:author="Juan Pablo Bernal Tamayo" w:date="2026-07-01T15:00:00Z" w16du:dateUtc="2026-07-01T12:00:00Z"/>
        </w:trPr>
        <w:tc>
          <w:tcPr>
            <w:tcW w:w="2640" w:type="dxa"/>
          </w:tcPr>
          <w:p w14:paraId="0C49D735" w14:textId="77777777" w:rsidR="0027419F" w:rsidRDefault="0027419F" w:rsidP="00D22C61">
            <w:pPr>
              <w:pStyle w:val="Compact"/>
              <w:rPr>
                <w:ins w:id="42" w:author="Juan Pablo Bernal Tamayo" w:date="2026-07-01T15:00:00Z" w16du:dateUtc="2026-07-01T12:00:00Z"/>
              </w:rPr>
            </w:pPr>
            <m:oMathPara>
              <m:oMath>
                <m:r>
                  <w:ins w:id="43" w:author="Juan Pablo Bernal Tamayo" w:date="2026-07-01T15:00:00Z" w16du:dateUtc="2026-07-01T12:00:00Z">
                    <w:rPr>
                      <w:rFonts w:ascii="Cambria Math" w:hAnsi="Cambria Math"/>
                    </w:rPr>
                    <m:t>X</m:t>
                  </w:ins>
                </m:r>
              </m:oMath>
            </m:oMathPara>
          </w:p>
        </w:tc>
        <w:tc>
          <w:tcPr>
            <w:tcW w:w="2640" w:type="dxa"/>
          </w:tcPr>
          <w:p w14:paraId="07D1D0BF" w14:textId="77777777" w:rsidR="0027419F" w:rsidRDefault="0027419F" w:rsidP="00D22C61">
            <w:pPr>
              <w:pStyle w:val="Compact"/>
              <w:rPr>
                <w:ins w:id="44" w:author="Juan Pablo Bernal Tamayo" w:date="2026-07-01T15:00:00Z" w16du:dateUtc="2026-07-01T12:00:00Z"/>
              </w:rPr>
            </w:pPr>
            <w:ins w:id="45" w:author="Juan Pablo Bernal Tamayo" w:date="2026-07-01T15:00:00Z" w16du:dateUtc="2026-07-01T12:00:00Z">
              <w:r>
                <w:t>Gene expression matrix</w:t>
              </w:r>
            </w:ins>
          </w:p>
        </w:tc>
        <w:tc>
          <w:tcPr>
            <w:tcW w:w="2640" w:type="dxa"/>
          </w:tcPr>
          <w:p w14:paraId="1741D43F" w14:textId="77777777" w:rsidR="0027419F" w:rsidRDefault="0027419F" w:rsidP="00D22C61">
            <w:pPr>
              <w:pStyle w:val="Compact"/>
              <w:rPr>
                <w:ins w:id="46" w:author="Juan Pablo Bernal Tamayo" w:date="2026-07-01T15:00:00Z" w16du:dateUtc="2026-07-01T12:00:00Z"/>
              </w:rPr>
            </w:pPr>
            <m:oMathPara>
              <m:oMath>
                <m:r>
                  <w:ins w:id="47" w:author="Juan Pablo Bernal Tamayo" w:date="2026-07-01T15:00:00Z" w16du:dateUtc="2026-07-01T12:00:00Z">
                    <w:rPr>
                      <w:rFonts w:ascii="Cambria Math" w:hAnsi="Cambria Math"/>
                    </w:rPr>
                    <m:t>M</m:t>
                  </w:ins>
                </m:r>
                <m:r>
                  <w:ins w:id="48" w:author="Juan Pablo Bernal Tamayo" w:date="2026-07-01T15:00:00Z" w16du:dateUtc="2026-07-01T12:00:00Z">
                    <m:rPr>
                      <m:sty m:val="p"/>
                    </m:rPr>
                    <w:rPr>
                      <w:rFonts w:ascii="Cambria Math" w:hAnsi="Cambria Math"/>
                    </w:rPr>
                    <m:t>×</m:t>
                  </w:ins>
                </m:r>
                <m:r>
                  <w:ins w:id="49" w:author="Juan Pablo Bernal Tamayo" w:date="2026-07-01T15:00:00Z" w16du:dateUtc="2026-07-01T12:00:00Z">
                    <w:rPr>
                      <w:rFonts w:ascii="Cambria Math" w:hAnsi="Cambria Math"/>
                    </w:rPr>
                    <m:t>N</m:t>
                  </w:ins>
                </m:r>
              </m:oMath>
            </m:oMathPara>
          </w:p>
        </w:tc>
      </w:tr>
      <w:tr w:rsidR="0027419F" w14:paraId="18A31283" w14:textId="77777777" w:rsidTr="00D22C61">
        <w:trPr>
          <w:ins w:id="50" w:author="Juan Pablo Bernal Tamayo" w:date="2026-07-01T15:00:00Z" w16du:dateUtc="2026-07-01T12:00:00Z"/>
        </w:trPr>
        <w:tc>
          <w:tcPr>
            <w:tcW w:w="2640" w:type="dxa"/>
          </w:tcPr>
          <w:p w14:paraId="43845F7D" w14:textId="77777777" w:rsidR="0027419F" w:rsidRDefault="0027419F" w:rsidP="00D22C61">
            <w:pPr>
              <w:pStyle w:val="Compact"/>
              <w:rPr>
                <w:ins w:id="51" w:author="Juan Pablo Bernal Tamayo" w:date="2026-07-01T15:00:00Z" w16du:dateUtc="2026-07-01T12:00:00Z"/>
              </w:rPr>
            </w:pPr>
            <m:oMathPara>
              <m:oMath>
                <m:acc>
                  <m:accPr>
                    <m:chr m:val="̇"/>
                    <m:ctrlPr>
                      <w:ins w:id="52" w:author="Juan Pablo Bernal Tamayo" w:date="2026-07-01T15:00:00Z" w16du:dateUtc="2026-07-01T12:00:00Z">
                        <w:rPr>
                          <w:rFonts w:ascii="Cambria Math" w:hAnsi="Cambria Math"/>
                        </w:rPr>
                      </w:ins>
                    </m:ctrlPr>
                  </m:accPr>
                  <m:e>
                    <m:r>
                      <w:ins w:id="53" w:author="Juan Pablo Bernal Tamayo" w:date="2026-07-01T15:00:00Z" w16du:dateUtc="2026-07-01T12:00:00Z">
                        <w:rPr>
                          <w:rFonts w:ascii="Cambria Math" w:hAnsi="Cambria Math"/>
                        </w:rPr>
                        <m:t>X</m:t>
                      </w:ins>
                    </m:r>
                  </m:e>
                </m:acc>
              </m:oMath>
            </m:oMathPara>
          </w:p>
        </w:tc>
        <w:tc>
          <w:tcPr>
            <w:tcW w:w="2640" w:type="dxa"/>
          </w:tcPr>
          <w:p w14:paraId="48500C56" w14:textId="77777777" w:rsidR="0027419F" w:rsidRDefault="0027419F" w:rsidP="00D22C61">
            <w:pPr>
              <w:pStyle w:val="Compact"/>
              <w:rPr>
                <w:ins w:id="54" w:author="Juan Pablo Bernal Tamayo" w:date="2026-07-01T15:00:00Z" w16du:dateUtc="2026-07-01T12:00:00Z"/>
              </w:rPr>
            </w:pPr>
            <w:ins w:id="55" w:author="Juan Pablo Bernal Tamayo" w:date="2026-07-01T15:00:00Z" w16du:dateUtc="2026-07-01T12:00:00Z">
              <w:r>
                <w:t>RNA velocity matrix</w:t>
              </w:r>
            </w:ins>
          </w:p>
        </w:tc>
        <w:tc>
          <w:tcPr>
            <w:tcW w:w="2640" w:type="dxa"/>
          </w:tcPr>
          <w:p w14:paraId="41F6157C" w14:textId="77777777" w:rsidR="0027419F" w:rsidRDefault="0027419F" w:rsidP="00D22C61">
            <w:pPr>
              <w:pStyle w:val="Compact"/>
              <w:rPr>
                <w:ins w:id="56" w:author="Juan Pablo Bernal Tamayo" w:date="2026-07-01T15:00:00Z" w16du:dateUtc="2026-07-01T12:00:00Z"/>
              </w:rPr>
            </w:pPr>
            <m:oMathPara>
              <m:oMath>
                <m:r>
                  <w:ins w:id="57" w:author="Juan Pablo Bernal Tamayo" w:date="2026-07-01T15:00:00Z" w16du:dateUtc="2026-07-01T12:00:00Z">
                    <w:rPr>
                      <w:rFonts w:ascii="Cambria Math" w:hAnsi="Cambria Math"/>
                    </w:rPr>
                    <m:t>M</m:t>
                  </w:ins>
                </m:r>
                <m:r>
                  <w:ins w:id="58" w:author="Juan Pablo Bernal Tamayo" w:date="2026-07-01T15:00:00Z" w16du:dateUtc="2026-07-01T12:00:00Z">
                    <m:rPr>
                      <m:sty m:val="p"/>
                    </m:rPr>
                    <w:rPr>
                      <w:rFonts w:ascii="Cambria Math" w:hAnsi="Cambria Math"/>
                    </w:rPr>
                    <m:t>×</m:t>
                  </w:ins>
                </m:r>
                <m:r>
                  <w:ins w:id="59" w:author="Juan Pablo Bernal Tamayo" w:date="2026-07-01T15:00:00Z" w16du:dateUtc="2026-07-01T12:00:00Z">
                    <w:rPr>
                      <w:rFonts w:ascii="Cambria Math" w:hAnsi="Cambria Math"/>
                    </w:rPr>
                    <m:t>N</m:t>
                  </w:ins>
                </m:r>
              </m:oMath>
            </m:oMathPara>
          </w:p>
        </w:tc>
      </w:tr>
      <w:tr w:rsidR="0027419F" w14:paraId="76B60E02" w14:textId="77777777" w:rsidTr="00D22C61">
        <w:trPr>
          <w:ins w:id="60" w:author="Juan Pablo Bernal Tamayo" w:date="2026-07-01T15:00:00Z" w16du:dateUtc="2026-07-01T12:00:00Z"/>
        </w:trPr>
        <w:tc>
          <w:tcPr>
            <w:tcW w:w="2640" w:type="dxa"/>
          </w:tcPr>
          <w:p w14:paraId="4309E49C" w14:textId="77777777" w:rsidR="0027419F" w:rsidRDefault="0027419F" w:rsidP="00D22C61">
            <w:pPr>
              <w:pStyle w:val="Compact"/>
              <w:rPr>
                <w:ins w:id="61" w:author="Juan Pablo Bernal Tamayo" w:date="2026-07-01T15:00:00Z" w16du:dateUtc="2026-07-01T12:00:00Z"/>
              </w:rPr>
            </w:pPr>
            <m:oMathPara>
              <m:oMath>
                <m:r>
                  <w:ins w:id="62" w:author="Juan Pablo Bernal Tamayo" w:date="2026-07-01T15:00:00Z" w16du:dateUtc="2026-07-01T12:00:00Z">
                    <m:rPr>
                      <m:sty m:val="b"/>
                    </m:rPr>
                    <w:rPr>
                      <w:rFonts w:ascii="Cambria Math" w:hAnsi="Cambria Math"/>
                    </w:rPr>
                    <m:t>x</m:t>
                  </w:ins>
                </m:r>
                <m:r>
                  <w:ins w:id="63" w:author="Juan Pablo Bernal Tamayo" w:date="2026-07-01T15:00:00Z" w16du:dateUtc="2026-07-01T12:00:00Z">
                    <m:rPr>
                      <m:sty m:val="p"/>
                    </m:rPr>
                    <w:rPr>
                      <w:rFonts w:ascii="Cambria Math" w:hAnsi="Cambria Math"/>
                    </w:rPr>
                    <m:t>,</m:t>
                  </w:ins>
                </m:r>
                <m:sSub>
                  <m:sSubPr>
                    <m:ctrlPr>
                      <w:ins w:id="64" w:author="Juan Pablo Bernal Tamayo" w:date="2026-07-01T15:00:00Z" w16du:dateUtc="2026-07-01T12:00:00Z">
                        <w:rPr>
                          <w:rFonts w:ascii="Cambria Math" w:hAnsi="Cambria Math"/>
                        </w:rPr>
                      </w:ins>
                    </m:ctrlPr>
                  </m:sSubPr>
                  <m:e>
                    <m:r>
                      <w:ins w:id="65" w:author="Juan Pablo Bernal Tamayo" w:date="2026-07-01T15:00:00Z" w16du:dateUtc="2026-07-01T12:00:00Z">
                        <m:rPr>
                          <m:sty m:val="b"/>
                        </m:rPr>
                        <w:rPr>
                          <w:rFonts w:ascii="Cambria Math" w:hAnsi="Cambria Math"/>
                        </w:rPr>
                        <m:t>x</m:t>
                      </w:ins>
                    </m:r>
                  </m:e>
                  <m:sub>
                    <m:r>
                      <w:ins w:id="66" w:author="Juan Pablo Bernal Tamayo" w:date="2026-07-01T15:00:00Z" w16du:dateUtc="2026-07-01T12:00:00Z">
                        <w:rPr>
                          <w:rFonts w:ascii="Cambria Math" w:hAnsi="Cambria Math"/>
                        </w:rPr>
                        <m:t>i</m:t>
                      </w:ins>
                    </m:r>
                  </m:sub>
                </m:sSub>
              </m:oMath>
            </m:oMathPara>
          </w:p>
        </w:tc>
        <w:tc>
          <w:tcPr>
            <w:tcW w:w="2640" w:type="dxa"/>
          </w:tcPr>
          <w:p w14:paraId="6D941746" w14:textId="77777777" w:rsidR="0027419F" w:rsidRDefault="0027419F" w:rsidP="00D22C61">
            <w:pPr>
              <w:pStyle w:val="Compact"/>
              <w:rPr>
                <w:ins w:id="67" w:author="Juan Pablo Bernal Tamayo" w:date="2026-07-01T15:00:00Z" w16du:dateUtc="2026-07-01T12:00:00Z"/>
              </w:rPr>
            </w:pPr>
            <w:ins w:id="68" w:author="Juan Pablo Bernal Tamayo" w:date="2026-07-01T15:00:00Z" w16du:dateUtc="2026-07-01T12:00:00Z">
              <w:r>
                <w:t xml:space="preserve">Gene expression vector for a single cell (cell </w:t>
              </w:r>
            </w:ins>
            <m:oMath>
              <m:r>
                <w:ins w:id="69" w:author="Juan Pablo Bernal Tamayo" w:date="2026-07-01T15:00:00Z" w16du:dateUtc="2026-07-01T12:00:00Z">
                  <w:rPr>
                    <w:rFonts w:ascii="Cambria Math" w:hAnsi="Cambria Math"/>
                  </w:rPr>
                  <m:t>i</m:t>
                </w:ins>
              </m:r>
            </m:oMath>
            <w:ins w:id="70" w:author="Juan Pablo Bernal Tamayo" w:date="2026-07-01T15:00:00Z" w16du:dateUtc="2026-07-01T12:00:00Z">
              <w:r>
                <w:t>)</w:t>
              </w:r>
            </w:ins>
          </w:p>
        </w:tc>
        <w:tc>
          <w:tcPr>
            <w:tcW w:w="2640" w:type="dxa"/>
          </w:tcPr>
          <w:p w14:paraId="654DDA21" w14:textId="77777777" w:rsidR="0027419F" w:rsidRDefault="0027419F" w:rsidP="00D22C61">
            <w:pPr>
              <w:pStyle w:val="Compact"/>
              <w:rPr>
                <w:ins w:id="71" w:author="Juan Pablo Bernal Tamayo" w:date="2026-07-01T15:00:00Z" w16du:dateUtc="2026-07-01T12:00:00Z"/>
              </w:rPr>
            </w:pPr>
            <m:oMathPara>
              <m:oMath>
                <m:r>
                  <w:ins w:id="72" w:author="Juan Pablo Bernal Tamayo" w:date="2026-07-01T15:00:00Z" w16du:dateUtc="2026-07-01T12:00:00Z">
                    <w:rPr>
                      <w:rFonts w:ascii="Cambria Math" w:hAnsi="Cambria Math"/>
                    </w:rPr>
                    <m:t>N</m:t>
                  </w:ins>
                </m:r>
                <m:r>
                  <w:ins w:id="73" w:author="Juan Pablo Bernal Tamayo" w:date="2026-07-01T15:00:00Z" w16du:dateUtc="2026-07-01T12:00:00Z">
                    <m:rPr>
                      <m:sty m:val="p"/>
                    </m:rPr>
                    <w:rPr>
                      <w:rFonts w:ascii="Cambria Math" w:hAnsi="Cambria Math"/>
                    </w:rPr>
                    <m:t>×</m:t>
                  </w:ins>
                </m:r>
                <m:r>
                  <w:ins w:id="74" w:author="Juan Pablo Bernal Tamayo" w:date="2026-07-01T15:00:00Z" w16du:dateUtc="2026-07-01T12:00:00Z">
                    <w:rPr>
                      <w:rFonts w:ascii="Cambria Math" w:hAnsi="Cambria Math"/>
                    </w:rPr>
                    <m:t>1</m:t>
                  </w:ins>
                </m:r>
              </m:oMath>
            </m:oMathPara>
          </w:p>
        </w:tc>
      </w:tr>
      <w:tr w:rsidR="0027419F" w14:paraId="603E8C7A" w14:textId="77777777" w:rsidTr="00D22C61">
        <w:trPr>
          <w:ins w:id="75" w:author="Juan Pablo Bernal Tamayo" w:date="2026-07-01T15:00:00Z" w16du:dateUtc="2026-07-01T12:00:00Z"/>
        </w:trPr>
        <w:tc>
          <w:tcPr>
            <w:tcW w:w="2640" w:type="dxa"/>
          </w:tcPr>
          <w:p w14:paraId="414463C1" w14:textId="77777777" w:rsidR="0027419F" w:rsidRDefault="0027419F" w:rsidP="00D22C61">
            <w:pPr>
              <w:pStyle w:val="Compact"/>
              <w:rPr>
                <w:ins w:id="76" w:author="Juan Pablo Bernal Tamayo" w:date="2026-07-01T15:00:00Z" w16du:dateUtc="2026-07-01T12:00:00Z"/>
              </w:rPr>
            </w:pPr>
            <m:oMathPara>
              <m:oMath>
                <m:r>
                  <w:ins w:id="77" w:author="Juan Pablo Bernal Tamayo" w:date="2026-07-01T15:00:00Z" w16du:dateUtc="2026-07-01T12:00:00Z">
                    <w:rPr>
                      <w:rFonts w:ascii="Cambria Math" w:hAnsi="Cambria Math"/>
                    </w:rPr>
                    <m:t>W</m:t>
                  </w:ins>
                </m:r>
              </m:oMath>
            </m:oMathPara>
          </w:p>
        </w:tc>
        <w:tc>
          <w:tcPr>
            <w:tcW w:w="2640" w:type="dxa"/>
          </w:tcPr>
          <w:p w14:paraId="77B3B4B5" w14:textId="77777777" w:rsidR="0027419F" w:rsidRDefault="0027419F" w:rsidP="00D22C61">
            <w:pPr>
              <w:pStyle w:val="Compact"/>
              <w:rPr>
                <w:ins w:id="78" w:author="Juan Pablo Bernal Tamayo" w:date="2026-07-01T15:00:00Z" w16du:dateUtc="2026-07-01T12:00:00Z"/>
              </w:rPr>
            </w:pPr>
            <w:ins w:id="79" w:author="Juan Pablo Bernal Tamayo" w:date="2026-07-01T15:00:00Z" w16du:dateUtc="2026-07-01T12:00:00Z">
              <w:r>
                <w:t>Regulatory interaction matrix (weights)</w:t>
              </w:r>
            </w:ins>
          </w:p>
        </w:tc>
        <w:tc>
          <w:tcPr>
            <w:tcW w:w="2640" w:type="dxa"/>
          </w:tcPr>
          <w:p w14:paraId="44287C8A" w14:textId="77777777" w:rsidR="0027419F" w:rsidRDefault="0027419F" w:rsidP="00D22C61">
            <w:pPr>
              <w:pStyle w:val="Compact"/>
              <w:rPr>
                <w:ins w:id="80" w:author="Juan Pablo Bernal Tamayo" w:date="2026-07-01T15:00:00Z" w16du:dateUtc="2026-07-01T12:00:00Z"/>
              </w:rPr>
            </w:pPr>
            <m:oMathPara>
              <m:oMath>
                <m:r>
                  <w:ins w:id="81" w:author="Juan Pablo Bernal Tamayo" w:date="2026-07-01T15:00:00Z" w16du:dateUtc="2026-07-01T12:00:00Z">
                    <w:rPr>
                      <w:rFonts w:ascii="Cambria Math" w:hAnsi="Cambria Math"/>
                    </w:rPr>
                    <m:t>N</m:t>
                  </w:ins>
                </m:r>
                <m:r>
                  <w:ins w:id="82" w:author="Juan Pablo Bernal Tamayo" w:date="2026-07-01T15:00:00Z" w16du:dateUtc="2026-07-01T12:00:00Z">
                    <m:rPr>
                      <m:sty m:val="p"/>
                    </m:rPr>
                    <w:rPr>
                      <w:rFonts w:ascii="Cambria Math" w:hAnsi="Cambria Math"/>
                    </w:rPr>
                    <m:t>×</m:t>
                  </w:ins>
                </m:r>
                <m:r>
                  <w:ins w:id="83" w:author="Juan Pablo Bernal Tamayo" w:date="2026-07-01T15:00:00Z" w16du:dateUtc="2026-07-01T12:00:00Z">
                    <w:rPr>
                      <w:rFonts w:ascii="Cambria Math" w:hAnsi="Cambria Math"/>
                    </w:rPr>
                    <m:t>N</m:t>
                  </w:ins>
                </m:r>
              </m:oMath>
            </m:oMathPara>
          </w:p>
        </w:tc>
      </w:tr>
      <w:tr w:rsidR="0027419F" w14:paraId="1DC02B16" w14:textId="77777777" w:rsidTr="00D22C61">
        <w:trPr>
          <w:ins w:id="84" w:author="Juan Pablo Bernal Tamayo" w:date="2026-07-01T15:00:00Z" w16du:dateUtc="2026-07-01T12:00:00Z"/>
        </w:trPr>
        <w:tc>
          <w:tcPr>
            <w:tcW w:w="2640" w:type="dxa"/>
          </w:tcPr>
          <w:p w14:paraId="5AA0160F" w14:textId="77777777" w:rsidR="0027419F" w:rsidRDefault="0027419F" w:rsidP="00D22C61">
            <w:pPr>
              <w:pStyle w:val="Compact"/>
              <w:rPr>
                <w:ins w:id="85" w:author="Juan Pablo Bernal Tamayo" w:date="2026-07-01T15:00:00Z" w16du:dateUtc="2026-07-01T12:00:00Z"/>
              </w:rPr>
            </w:pPr>
            <m:oMathPara>
              <m:oMath>
                <m:r>
                  <w:ins w:id="86" w:author="Juan Pablo Bernal Tamayo" w:date="2026-07-01T15:00:00Z" w16du:dateUtc="2026-07-01T12:00:00Z">
                    <w:rPr>
                      <w:rFonts w:ascii="Cambria Math" w:hAnsi="Cambria Math"/>
                    </w:rPr>
                    <m:t>Γ</m:t>
                  </w:ins>
                </m:r>
              </m:oMath>
            </m:oMathPara>
          </w:p>
        </w:tc>
        <w:tc>
          <w:tcPr>
            <w:tcW w:w="2640" w:type="dxa"/>
          </w:tcPr>
          <w:p w14:paraId="4A7B3350" w14:textId="77777777" w:rsidR="0027419F" w:rsidRDefault="0027419F" w:rsidP="00D22C61">
            <w:pPr>
              <w:pStyle w:val="Compact"/>
              <w:rPr>
                <w:ins w:id="87" w:author="Juan Pablo Bernal Tamayo" w:date="2026-07-01T15:00:00Z" w16du:dateUtc="2026-07-01T12:00:00Z"/>
              </w:rPr>
            </w:pPr>
            <w:ins w:id="88" w:author="Juan Pablo Bernal Tamayo" w:date="2026-07-01T15:00:00Z" w16du:dateUtc="2026-07-01T12:00:00Z">
              <w:r>
                <w:t>Diagonal matrix of degradation rates</w:t>
              </w:r>
            </w:ins>
          </w:p>
        </w:tc>
        <w:tc>
          <w:tcPr>
            <w:tcW w:w="2640" w:type="dxa"/>
          </w:tcPr>
          <w:p w14:paraId="736C532F" w14:textId="77777777" w:rsidR="0027419F" w:rsidRDefault="0027419F" w:rsidP="00D22C61">
            <w:pPr>
              <w:pStyle w:val="Compact"/>
              <w:rPr>
                <w:ins w:id="89" w:author="Juan Pablo Bernal Tamayo" w:date="2026-07-01T15:00:00Z" w16du:dateUtc="2026-07-01T12:00:00Z"/>
              </w:rPr>
            </w:pPr>
            <m:oMathPara>
              <m:oMath>
                <m:r>
                  <w:ins w:id="90" w:author="Juan Pablo Bernal Tamayo" w:date="2026-07-01T15:00:00Z" w16du:dateUtc="2026-07-01T12:00:00Z">
                    <w:rPr>
                      <w:rFonts w:ascii="Cambria Math" w:hAnsi="Cambria Math"/>
                    </w:rPr>
                    <m:t>N</m:t>
                  </w:ins>
                </m:r>
                <m:r>
                  <w:ins w:id="91" w:author="Juan Pablo Bernal Tamayo" w:date="2026-07-01T15:00:00Z" w16du:dateUtc="2026-07-01T12:00:00Z">
                    <m:rPr>
                      <m:sty m:val="p"/>
                    </m:rPr>
                    <w:rPr>
                      <w:rFonts w:ascii="Cambria Math" w:hAnsi="Cambria Math"/>
                    </w:rPr>
                    <m:t>×</m:t>
                  </w:ins>
                </m:r>
                <m:r>
                  <w:ins w:id="92" w:author="Juan Pablo Bernal Tamayo" w:date="2026-07-01T15:00:00Z" w16du:dateUtc="2026-07-01T12:00:00Z">
                    <w:rPr>
                      <w:rFonts w:ascii="Cambria Math" w:hAnsi="Cambria Math"/>
                    </w:rPr>
                    <m:t>N</m:t>
                  </w:ins>
                </m:r>
              </m:oMath>
            </m:oMathPara>
          </w:p>
        </w:tc>
      </w:tr>
      <w:tr w:rsidR="0027419F" w14:paraId="59D37871" w14:textId="77777777" w:rsidTr="00D22C61">
        <w:trPr>
          <w:ins w:id="93" w:author="Juan Pablo Bernal Tamayo" w:date="2026-07-01T15:00:00Z" w16du:dateUtc="2026-07-01T12:00:00Z"/>
        </w:trPr>
        <w:tc>
          <w:tcPr>
            <w:tcW w:w="2640" w:type="dxa"/>
          </w:tcPr>
          <w:p w14:paraId="7041ABF4" w14:textId="77777777" w:rsidR="0027419F" w:rsidRDefault="0027419F" w:rsidP="00D22C61">
            <w:pPr>
              <w:pStyle w:val="Compact"/>
              <w:rPr>
                <w:ins w:id="94" w:author="Juan Pablo Bernal Tamayo" w:date="2026-07-01T15:00:00Z" w16du:dateUtc="2026-07-01T12:00:00Z"/>
              </w:rPr>
            </w:pPr>
            <m:oMathPara>
              <m:oMath>
                <m:sSub>
                  <m:sSubPr>
                    <m:ctrlPr>
                      <w:ins w:id="95" w:author="Juan Pablo Bernal Tamayo" w:date="2026-07-01T15:00:00Z" w16du:dateUtc="2026-07-01T12:00:00Z">
                        <w:rPr>
                          <w:rFonts w:ascii="Cambria Math" w:hAnsi="Cambria Math"/>
                        </w:rPr>
                      </w:ins>
                    </m:ctrlPr>
                  </m:sSubPr>
                  <m:e>
                    <m:r>
                      <w:ins w:id="96" w:author="Juan Pablo Bernal Tamayo" w:date="2026-07-01T15:00:00Z" w16du:dateUtc="2026-07-01T12:00:00Z">
                        <w:rPr>
                          <w:rFonts w:ascii="Cambria Math" w:hAnsi="Cambria Math"/>
                        </w:rPr>
                        <m:t>γ</m:t>
                      </w:ins>
                    </m:r>
                  </m:e>
                  <m:sub>
                    <m:r>
                      <w:ins w:id="97" w:author="Juan Pablo Bernal Tamayo" w:date="2026-07-01T15:00:00Z" w16du:dateUtc="2026-07-01T12:00:00Z">
                        <w:rPr>
                          <w:rFonts w:ascii="Cambria Math" w:hAnsi="Cambria Math"/>
                        </w:rPr>
                        <m:t>i</m:t>
                      </w:ins>
                    </m:r>
                  </m:sub>
                </m:sSub>
              </m:oMath>
            </m:oMathPara>
          </w:p>
        </w:tc>
        <w:tc>
          <w:tcPr>
            <w:tcW w:w="2640" w:type="dxa"/>
          </w:tcPr>
          <w:p w14:paraId="226E9BFD" w14:textId="77777777" w:rsidR="0027419F" w:rsidRDefault="0027419F" w:rsidP="00D22C61">
            <w:pPr>
              <w:pStyle w:val="Compact"/>
              <w:rPr>
                <w:ins w:id="98" w:author="Juan Pablo Bernal Tamayo" w:date="2026-07-01T15:00:00Z" w16du:dateUtc="2026-07-01T12:00:00Z"/>
              </w:rPr>
            </w:pPr>
            <w:ins w:id="99" w:author="Juan Pablo Bernal Tamayo" w:date="2026-07-01T15:00:00Z" w16du:dateUtc="2026-07-01T12:00:00Z">
              <w:r>
                <w:t xml:space="preserve">Degradation rate for gene </w:t>
              </w:r>
            </w:ins>
            <m:oMath>
              <m:r>
                <w:ins w:id="100" w:author="Juan Pablo Bernal Tamayo" w:date="2026-07-01T15:00:00Z" w16du:dateUtc="2026-07-01T12:00:00Z">
                  <w:rPr>
                    <w:rFonts w:ascii="Cambria Math" w:hAnsi="Cambria Math"/>
                  </w:rPr>
                  <m:t>i</m:t>
                </w:ins>
              </m:r>
            </m:oMath>
          </w:p>
        </w:tc>
        <w:tc>
          <w:tcPr>
            <w:tcW w:w="2640" w:type="dxa"/>
          </w:tcPr>
          <w:p w14:paraId="0863056A" w14:textId="77777777" w:rsidR="0027419F" w:rsidRDefault="0027419F" w:rsidP="00D22C61">
            <w:pPr>
              <w:pStyle w:val="Compact"/>
              <w:rPr>
                <w:ins w:id="101" w:author="Juan Pablo Bernal Tamayo" w:date="2026-07-01T15:00:00Z" w16du:dateUtc="2026-07-01T12:00:00Z"/>
              </w:rPr>
            </w:pPr>
            <w:ins w:id="102" w:author="Juan Pablo Bernal Tamayo" w:date="2026-07-01T15:00:00Z" w16du:dateUtc="2026-07-01T12:00:00Z">
              <w:r>
                <w:t>Scalar</w:t>
              </w:r>
            </w:ins>
          </w:p>
        </w:tc>
      </w:tr>
      <w:tr w:rsidR="0027419F" w14:paraId="0A3ECB69" w14:textId="77777777" w:rsidTr="00D22C61">
        <w:trPr>
          <w:ins w:id="103" w:author="Juan Pablo Bernal Tamayo" w:date="2026-07-01T15:00:00Z" w16du:dateUtc="2026-07-01T12:00:00Z"/>
        </w:trPr>
        <w:tc>
          <w:tcPr>
            <w:tcW w:w="2640" w:type="dxa"/>
          </w:tcPr>
          <w:p w14:paraId="20C06517" w14:textId="77777777" w:rsidR="0027419F" w:rsidRDefault="0027419F" w:rsidP="00D22C61">
            <w:pPr>
              <w:pStyle w:val="Compact"/>
              <w:rPr>
                <w:ins w:id="104" w:author="Juan Pablo Bernal Tamayo" w:date="2026-07-01T15:00:00Z" w16du:dateUtc="2026-07-01T12:00:00Z"/>
              </w:rPr>
            </w:pPr>
            <m:oMathPara>
              <m:oMath>
                <m:r>
                  <w:ins w:id="105" w:author="Juan Pablo Bernal Tamayo" w:date="2026-07-01T15:00:00Z" w16du:dateUtc="2026-07-01T12:00:00Z">
                    <m:rPr>
                      <m:sty m:val="b"/>
                    </m:rPr>
                    <w:rPr>
                      <w:rFonts w:ascii="Cambria Math" w:hAnsi="Cambria Math"/>
                    </w:rPr>
                    <m:t>I</m:t>
                  </w:ins>
                </m:r>
              </m:oMath>
            </m:oMathPara>
          </w:p>
        </w:tc>
        <w:tc>
          <w:tcPr>
            <w:tcW w:w="2640" w:type="dxa"/>
          </w:tcPr>
          <w:p w14:paraId="0FF2D543" w14:textId="77777777" w:rsidR="0027419F" w:rsidRDefault="0027419F" w:rsidP="00D22C61">
            <w:pPr>
              <w:pStyle w:val="Compact"/>
              <w:rPr>
                <w:ins w:id="106" w:author="Juan Pablo Bernal Tamayo" w:date="2026-07-01T15:00:00Z" w16du:dateUtc="2026-07-01T12:00:00Z"/>
              </w:rPr>
            </w:pPr>
            <w:ins w:id="107" w:author="Juan Pablo Bernal Tamayo" w:date="2026-07-01T15:00:00Z" w16du:dateUtc="2026-07-01T12:00:00Z">
              <w:r>
                <w:t>Bias vector (external regulatory inputs)</w:t>
              </w:r>
            </w:ins>
          </w:p>
        </w:tc>
        <w:tc>
          <w:tcPr>
            <w:tcW w:w="2640" w:type="dxa"/>
          </w:tcPr>
          <w:p w14:paraId="71EC1DC4" w14:textId="77777777" w:rsidR="0027419F" w:rsidRDefault="0027419F" w:rsidP="00D22C61">
            <w:pPr>
              <w:pStyle w:val="Compact"/>
              <w:rPr>
                <w:ins w:id="108" w:author="Juan Pablo Bernal Tamayo" w:date="2026-07-01T15:00:00Z" w16du:dateUtc="2026-07-01T12:00:00Z"/>
              </w:rPr>
            </w:pPr>
            <m:oMathPara>
              <m:oMath>
                <m:r>
                  <w:ins w:id="109" w:author="Juan Pablo Bernal Tamayo" w:date="2026-07-01T15:00:00Z" w16du:dateUtc="2026-07-01T12:00:00Z">
                    <w:rPr>
                      <w:rFonts w:ascii="Cambria Math" w:hAnsi="Cambria Math"/>
                    </w:rPr>
                    <m:t>N</m:t>
                  </w:ins>
                </m:r>
                <m:r>
                  <w:ins w:id="110" w:author="Juan Pablo Bernal Tamayo" w:date="2026-07-01T15:00:00Z" w16du:dateUtc="2026-07-01T12:00:00Z">
                    <m:rPr>
                      <m:sty m:val="p"/>
                    </m:rPr>
                    <w:rPr>
                      <w:rFonts w:ascii="Cambria Math" w:hAnsi="Cambria Math"/>
                    </w:rPr>
                    <m:t>×</m:t>
                  </w:ins>
                </m:r>
                <m:r>
                  <w:ins w:id="111" w:author="Juan Pablo Bernal Tamayo" w:date="2026-07-01T15:00:00Z" w16du:dateUtc="2026-07-01T12:00:00Z">
                    <w:rPr>
                      <w:rFonts w:ascii="Cambria Math" w:hAnsi="Cambria Math"/>
                    </w:rPr>
                    <m:t>1</m:t>
                  </w:ins>
                </m:r>
              </m:oMath>
            </m:oMathPara>
          </w:p>
        </w:tc>
      </w:tr>
      <w:tr w:rsidR="0027419F" w14:paraId="490C4FCD" w14:textId="77777777" w:rsidTr="00D22C61">
        <w:trPr>
          <w:ins w:id="112" w:author="Juan Pablo Bernal Tamayo" w:date="2026-07-01T15:00:00Z" w16du:dateUtc="2026-07-01T12:00:00Z"/>
        </w:trPr>
        <w:tc>
          <w:tcPr>
            <w:tcW w:w="2640" w:type="dxa"/>
          </w:tcPr>
          <w:p w14:paraId="260E4181" w14:textId="77777777" w:rsidR="0027419F" w:rsidRDefault="0027419F" w:rsidP="00D22C61">
            <w:pPr>
              <w:pStyle w:val="Compact"/>
              <w:rPr>
                <w:ins w:id="113" w:author="Juan Pablo Bernal Tamayo" w:date="2026-07-01T15:00:00Z" w16du:dateUtc="2026-07-01T12:00:00Z"/>
              </w:rPr>
            </w:pPr>
            <m:oMathPara>
              <m:oMath>
                <m:r>
                  <w:ins w:id="114" w:author="Juan Pablo Bernal Tamayo" w:date="2026-07-01T15:00:00Z" w16du:dateUtc="2026-07-01T12:00:00Z">
                    <w:rPr>
                      <w:rFonts w:ascii="Cambria Math" w:hAnsi="Cambria Math"/>
                    </w:rPr>
                    <m:t>φ</m:t>
                  </w:ins>
                </m:r>
                <m:d>
                  <m:dPr>
                    <m:ctrlPr>
                      <w:ins w:id="115" w:author="Juan Pablo Bernal Tamayo" w:date="2026-07-01T15:00:00Z" w16du:dateUtc="2026-07-01T12:00:00Z">
                        <w:rPr>
                          <w:rFonts w:ascii="Cambria Math" w:hAnsi="Cambria Math"/>
                        </w:rPr>
                      </w:ins>
                    </m:ctrlPr>
                  </m:dPr>
                  <m:e>
                    <m:r>
                      <w:ins w:id="116" w:author="Juan Pablo Bernal Tamayo" w:date="2026-07-01T15:00:00Z" w16du:dateUtc="2026-07-01T12:00:00Z">
                        <m:rPr>
                          <m:sty m:val="p"/>
                        </m:rPr>
                        <w:rPr>
                          <w:rFonts w:ascii="Cambria Math" w:hAnsi="Cambria Math"/>
                        </w:rPr>
                        <m:t>⋅</m:t>
                      </w:ins>
                    </m:r>
                  </m:e>
                </m:d>
              </m:oMath>
            </m:oMathPara>
          </w:p>
        </w:tc>
        <w:tc>
          <w:tcPr>
            <w:tcW w:w="2640" w:type="dxa"/>
          </w:tcPr>
          <w:p w14:paraId="0BF3BAD9" w14:textId="77777777" w:rsidR="0027419F" w:rsidRDefault="0027419F" w:rsidP="00D22C61">
            <w:pPr>
              <w:pStyle w:val="Compact"/>
              <w:rPr>
                <w:ins w:id="117" w:author="Juan Pablo Bernal Tamayo" w:date="2026-07-01T15:00:00Z" w16du:dateUtc="2026-07-01T12:00:00Z"/>
              </w:rPr>
            </w:pPr>
            <w:ins w:id="118" w:author="Juan Pablo Bernal Tamayo" w:date="2026-07-01T15:00:00Z" w16du:dateUtc="2026-07-01T12:00:00Z">
              <w:r>
                <w:t>Hill activation function</w:t>
              </w:r>
            </w:ins>
          </w:p>
        </w:tc>
        <w:tc>
          <w:tcPr>
            <w:tcW w:w="2640" w:type="dxa"/>
          </w:tcPr>
          <w:p w14:paraId="2053C72A" w14:textId="77777777" w:rsidR="0027419F" w:rsidRDefault="0027419F" w:rsidP="00D22C61">
            <w:pPr>
              <w:pStyle w:val="Compact"/>
              <w:rPr>
                <w:ins w:id="119" w:author="Juan Pablo Bernal Tamayo" w:date="2026-07-01T15:00:00Z" w16du:dateUtc="2026-07-01T12:00:00Z"/>
              </w:rPr>
            </w:pPr>
            <m:oMathPara>
              <m:oMath>
                <m:r>
                  <w:ins w:id="120" w:author="Juan Pablo Bernal Tamayo" w:date="2026-07-01T15:00:00Z" w16du:dateUtc="2026-07-01T12:00:00Z">
                    <m:rPr>
                      <m:scr m:val="double-struck"/>
                      <m:sty m:val="p"/>
                    </m:rPr>
                    <w:rPr>
                      <w:rFonts w:ascii="Cambria Math" w:hAnsi="Cambria Math"/>
                    </w:rPr>
                    <m:t>R→[</m:t>
                  </w:ins>
                </m:r>
                <m:r>
                  <w:ins w:id="121" w:author="Juan Pablo Bernal Tamayo" w:date="2026-07-01T15:00:00Z" w16du:dateUtc="2026-07-01T12:00:00Z">
                    <w:rPr>
                      <w:rFonts w:ascii="Cambria Math" w:hAnsi="Cambria Math"/>
                    </w:rPr>
                    <m:t>0</m:t>
                  </w:ins>
                </m:r>
                <m:r>
                  <w:ins w:id="122" w:author="Juan Pablo Bernal Tamayo" w:date="2026-07-01T15:00:00Z" w16du:dateUtc="2026-07-01T12:00:00Z">
                    <m:rPr>
                      <m:sty m:val="p"/>
                    </m:rPr>
                    <w:rPr>
                      <w:rFonts w:ascii="Cambria Math" w:hAnsi="Cambria Math"/>
                    </w:rPr>
                    <m:t>,</m:t>
                  </w:ins>
                </m:r>
                <m:r>
                  <w:ins w:id="123" w:author="Juan Pablo Bernal Tamayo" w:date="2026-07-01T15:00:00Z" w16du:dateUtc="2026-07-01T12:00:00Z">
                    <w:rPr>
                      <w:rFonts w:ascii="Cambria Math" w:hAnsi="Cambria Math"/>
                    </w:rPr>
                    <m:t>1</m:t>
                  </w:ins>
                </m:r>
                <m:r>
                  <w:ins w:id="124" w:author="Juan Pablo Bernal Tamayo" w:date="2026-07-01T15:00:00Z" w16du:dateUtc="2026-07-01T12:00:00Z">
                    <m:rPr>
                      <m:sty m:val="p"/>
                    </m:rPr>
                    <w:rPr>
                      <w:rFonts w:ascii="Cambria Math" w:hAnsi="Cambria Math"/>
                    </w:rPr>
                    <m:t>)</m:t>
                  </w:ins>
                </m:r>
              </m:oMath>
            </m:oMathPara>
          </w:p>
        </w:tc>
      </w:tr>
      <w:tr w:rsidR="0027419F" w14:paraId="036B4A13" w14:textId="77777777" w:rsidTr="00D22C61">
        <w:trPr>
          <w:ins w:id="125" w:author="Juan Pablo Bernal Tamayo" w:date="2026-07-01T15:00:00Z" w16du:dateUtc="2026-07-01T12:00:00Z"/>
        </w:trPr>
        <w:tc>
          <w:tcPr>
            <w:tcW w:w="2640" w:type="dxa"/>
          </w:tcPr>
          <w:p w14:paraId="785E587D" w14:textId="77777777" w:rsidR="0027419F" w:rsidRDefault="0027419F" w:rsidP="00D22C61">
            <w:pPr>
              <w:pStyle w:val="Compact"/>
              <w:rPr>
                <w:ins w:id="126" w:author="Juan Pablo Bernal Tamayo" w:date="2026-07-01T15:00:00Z" w16du:dateUtc="2026-07-01T12:00:00Z"/>
              </w:rPr>
            </w:pPr>
            <m:oMathPara>
              <m:oMath>
                <m:sSub>
                  <m:sSubPr>
                    <m:ctrlPr>
                      <w:ins w:id="127" w:author="Juan Pablo Bernal Tamayo" w:date="2026-07-01T15:00:00Z" w16du:dateUtc="2026-07-01T12:00:00Z">
                        <w:rPr>
                          <w:rFonts w:ascii="Cambria Math" w:hAnsi="Cambria Math"/>
                        </w:rPr>
                      </w:ins>
                    </m:ctrlPr>
                  </m:sSubPr>
                  <m:e>
                    <m:r>
                      <w:ins w:id="128" w:author="Juan Pablo Bernal Tamayo" w:date="2026-07-01T15:00:00Z" w16du:dateUtc="2026-07-01T12:00:00Z">
                        <w:rPr>
                          <w:rFonts w:ascii="Cambria Math" w:hAnsi="Cambria Math"/>
                        </w:rPr>
                        <m:t>k</m:t>
                      </w:ins>
                    </m:r>
                  </m:e>
                  <m:sub>
                    <m:r>
                      <w:ins w:id="129" w:author="Juan Pablo Bernal Tamayo" w:date="2026-07-01T15:00:00Z" w16du:dateUtc="2026-07-01T12:00:00Z">
                        <w:rPr>
                          <w:rFonts w:ascii="Cambria Math" w:hAnsi="Cambria Math"/>
                        </w:rPr>
                        <m:t>i</m:t>
                      </w:ins>
                    </m:r>
                  </m:sub>
                </m:sSub>
              </m:oMath>
            </m:oMathPara>
          </w:p>
        </w:tc>
        <w:tc>
          <w:tcPr>
            <w:tcW w:w="2640" w:type="dxa"/>
          </w:tcPr>
          <w:p w14:paraId="5675BEA0" w14:textId="77777777" w:rsidR="0027419F" w:rsidRDefault="0027419F" w:rsidP="00D22C61">
            <w:pPr>
              <w:pStyle w:val="Compact"/>
              <w:rPr>
                <w:ins w:id="130" w:author="Juan Pablo Bernal Tamayo" w:date="2026-07-01T15:00:00Z" w16du:dateUtc="2026-07-01T12:00:00Z"/>
              </w:rPr>
            </w:pPr>
            <w:ins w:id="131" w:author="Juan Pablo Bernal Tamayo" w:date="2026-07-01T15:00:00Z" w16du:dateUtc="2026-07-01T12:00:00Z">
              <w:r>
                <w:t xml:space="preserve">Hill half-saturation constant for gene </w:t>
              </w:r>
            </w:ins>
            <m:oMath>
              <m:r>
                <w:ins w:id="132" w:author="Juan Pablo Bernal Tamayo" w:date="2026-07-01T15:00:00Z" w16du:dateUtc="2026-07-01T12:00:00Z">
                  <w:rPr>
                    <w:rFonts w:ascii="Cambria Math" w:hAnsi="Cambria Math"/>
                  </w:rPr>
                  <m:t>i</m:t>
                </w:ins>
              </m:r>
            </m:oMath>
          </w:p>
        </w:tc>
        <w:tc>
          <w:tcPr>
            <w:tcW w:w="2640" w:type="dxa"/>
          </w:tcPr>
          <w:p w14:paraId="7E1EECB1" w14:textId="77777777" w:rsidR="0027419F" w:rsidRDefault="0027419F" w:rsidP="00D22C61">
            <w:pPr>
              <w:pStyle w:val="Compact"/>
              <w:rPr>
                <w:ins w:id="133" w:author="Juan Pablo Bernal Tamayo" w:date="2026-07-01T15:00:00Z" w16du:dateUtc="2026-07-01T12:00:00Z"/>
              </w:rPr>
            </w:pPr>
            <w:ins w:id="134" w:author="Juan Pablo Bernal Tamayo" w:date="2026-07-01T15:00:00Z" w16du:dateUtc="2026-07-01T12:00:00Z">
              <w:r>
                <w:t>Scalar</w:t>
              </w:r>
            </w:ins>
          </w:p>
        </w:tc>
      </w:tr>
      <w:tr w:rsidR="0027419F" w14:paraId="58BC7948" w14:textId="77777777" w:rsidTr="00D22C61">
        <w:trPr>
          <w:ins w:id="135" w:author="Juan Pablo Bernal Tamayo" w:date="2026-07-01T15:00:00Z" w16du:dateUtc="2026-07-01T12:00:00Z"/>
        </w:trPr>
        <w:tc>
          <w:tcPr>
            <w:tcW w:w="2640" w:type="dxa"/>
          </w:tcPr>
          <w:p w14:paraId="46057379" w14:textId="77777777" w:rsidR="0027419F" w:rsidRDefault="0027419F" w:rsidP="00D22C61">
            <w:pPr>
              <w:pStyle w:val="Compact"/>
              <w:rPr>
                <w:ins w:id="136" w:author="Juan Pablo Bernal Tamayo" w:date="2026-07-01T15:00:00Z" w16du:dateUtc="2026-07-01T12:00:00Z"/>
              </w:rPr>
            </w:pPr>
            <m:oMathPara>
              <m:oMath>
                <m:sSub>
                  <m:sSubPr>
                    <m:ctrlPr>
                      <w:ins w:id="137" w:author="Juan Pablo Bernal Tamayo" w:date="2026-07-01T15:00:00Z" w16du:dateUtc="2026-07-01T12:00:00Z">
                        <w:rPr>
                          <w:rFonts w:ascii="Cambria Math" w:hAnsi="Cambria Math"/>
                        </w:rPr>
                      </w:ins>
                    </m:ctrlPr>
                  </m:sSubPr>
                  <m:e>
                    <m:r>
                      <w:ins w:id="138" w:author="Juan Pablo Bernal Tamayo" w:date="2026-07-01T15:00:00Z" w16du:dateUtc="2026-07-01T12:00:00Z">
                        <w:rPr>
                          <w:rFonts w:ascii="Cambria Math" w:hAnsi="Cambria Math"/>
                        </w:rPr>
                        <m:t>n</m:t>
                      </w:ins>
                    </m:r>
                  </m:e>
                  <m:sub>
                    <m:r>
                      <w:ins w:id="139" w:author="Juan Pablo Bernal Tamayo" w:date="2026-07-01T15:00:00Z" w16du:dateUtc="2026-07-01T12:00:00Z">
                        <w:rPr>
                          <w:rFonts w:ascii="Cambria Math" w:hAnsi="Cambria Math"/>
                        </w:rPr>
                        <m:t>i</m:t>
                      </w:ins>
                    </m:r>
                  </m:sub>
                </m:sSub>
              </m:oMath>
            </m:oMathPara>
          </w:p>
        </w:tc>
        <w:tc>
          <w:tcPr>
            <w:tcW w:w="2640" w:type="dxa"/>
          </w:tcPr>
          <w:p w14:paraId="5A2BC81D" w14:textId="77777777" w:rsidR="0027419F" w:rsidRDefault="0027419F" w:rsidP="00D22C61">
            <w:pPr>
              <w:pStyle w:val="Compact"/>
              <w:rPr>
                <w:ins w:id="140" w:author="Juan Pablo Bernal Tamayo" w:date="2026-07-01T15:00:00Z" w16du:dateUtc="2026-07-01T12:00:00Z"/>
              </w:rPr>
            </w:pPr>
            <w:ins w:id="141" w:author="Juan Pablo Bernal Tamayo" w:date="2026-07-01T15:00:00Z" w16du:dateUtc="2026-07-01T12:00:00Z">
              <w:r>
                <w:t xml:space="preserve">Hill coefficient for gene </w:t>
              </w:r>
            </w:ins>
            <m:oMath>
              <m:r>
                <w:ins w:id="142" w:author="Juan Pablo Bernal Tamayo" w:date="2026-07-01T15:00:00Z" w16du:dateUtc="2026-07-01T12:00:00Z">
                  <w:rPr>
                    <w:rFonts w:ascii="Cambria Math" w:hAnsi="Cambria Math"/>
                  </w:rPr>
                  <m:t>i</m:t>
                </w:ins>
              </m:r>
            </m:oMath>
          </w:p>
        </w:tc>
        <w:tc>
          <w:tcPr>
            <w:tcW w:w="2640" w:type="dxa"/>
          </w:tcPr>
          <w:p w14:paraId="5CA8F499" w14:textId="77777777" w:rsidR="0027419F" w:rsidRDefault="0027419F" w:rsidP="00D22C61">
            <w:pPr>
              <w:pStyle w:val="Compact"/>
              <w:rPr>
                <w:ins w:id="143" w:author="Juan Pablo Bernal Tamayo" w:date="2026-07-01T15:00:00Z" w16du:dateUtc="2026-07-01T12:00:00Z"/>
              </w:rPr>
            </w:pPr>
            <w:ins w:id="144" w:author="Juan Pablo Bernal Tamayo" w:date="2026-07-01T15:00:00Z" w16du:dateUtc="2026-07-01T12:00:00Z">
              <w:r>
                <w:t>Scalar</w:t>
              </w:r>
            </w:ins>
          </w:p>
        </w:tc>
      </w:tr>
      <w:tr w:rsidR="0027419F" w14:paraId="6F1C1922" w14:textId="77777777" w:rsidTr="00D22C61">
        <w:trPr>
          <w:ins w:id="145" w:author="Juan Pablo Bernal Tamayo" w:date="2026-07-01T15:00:00Z" w16du:dateUtc="2026-07-01T12:00:00Z"/>
        </w:trPr>
        <w:tc>
          <w:tcPr>
            <w:tcW w:w="2640" w:type="dxa"/>
          </w:tcPr>
          <w:p w14:paraId="5185A7FB" w14:textId="77777777" w:rsidR="0027419F" w:rsidRDefault="0027419F" w:rsidP="00D22C61">
            <w:pPr>
              <w:pStyle w:val="Compact"/>
              <w:rPr>
                <w:ins w:id="146" w:author="Juan Pablo Bernal Tamayo" w:date="2026-07-01T15:00:00Z" w16du:dateUtc="2026-07-01T12:00:00Z"/>
              </w:rPr>
            </w:pPr>
            <m:oMathPara>
              <m:oMath>
                <m:r>
                  <w:ins w:id="147" w:author="Juan Pablo Bernal Tamayo" w:date="2026-07-01T15:00:00Z" w16du:dateUtc="2026-07-01T12:00:00Z">
                    <w:rPr>
                      <w:rFonts w:ascii="Cambria Math" w:hAnsi="Cambria Math"/>
                    </w:rPr>
                    <m:t>E</m:t>
                  </w:ins>
                </m:r>
                <m:d>
                  <m:dPr>
                    <m:ctrlPr>
                      <w:ins w:id="148" w:author="Juan Pablo Bernal Tamayo" w:date="2026-07-01T15:00:00Z" w16du:dateUtc="2026-07-01T12:00:00Z">
                        <w:rPr>
                          <w:rFonts w:ascii="Cambria Math" w:hAnsi="Cambria Math"/>
                        </w:rPr>
                      </w:ins>
                    </m:ctrlPr>
                  </m:dPr>
                  <m:e>
                    <m:r>
                      <w:ins w:id="149" w:author="Juan Pablo Bernal Tamayo" w:date="2026-07-01T15:00:00Z" w16du:dateUtc="2026-07-01T12:00:00Z">
                        <m:rPr>
                          <m:sty m:val="b"/>
                        </m:rPr>
                        <w:rPr>
                          <w:rFonts w:ascii="Cambria Math" w:hAnsi="Cambria Math"/>
                        </w:rPr>
                        <m:t>x</m:t>
                      </w:ins>
                    </m:r>
                  </m:e>
                </m:d>
              </m:oMath>
            </m:oMathPara>
          </w:p>
        </w:tc>
        <w:tc>
          <w:tcPr>
            <w:tcW w:w="2640" w:type="dxa"/>
          </w:tcPr>
          <w:p w14:paraId="0F8A2672" w14:textId="77777777" w:rsidR="0027419F" w:rsidRDefault="0027419F" w:rsidP="00D22C61">
            <w:pPr>
              <w:pStyle w:val="Compact"/>
              <w:rPr>
                <w:ins w:id="150" w:author="Juan Pablo Bernal Tamayo" w:date="2026-07-01T15:00:00Z" w16du:dateUtc="2026-07-01T12:00:00Z"/>
              </w:rPr>
            </w:pPr>
            <w:ins w:id="151" w:author="Juan Pablo Bernal Tamayo" w:date="2026-07-01T15:00:00Z" w16du:dateUtc="2026-07-01T12:00:00Z">
              <w:r>
                <w:t xml:space="preserve">Hopfield energy of cell state </w:t>
              </w:r>
            </w:ins>
            <m:oMath>
              <m:r>
                <w:ins w:id="152" w:author="Juan Pablo Bernal Tamayo" w:date="2026-07-01T15:00:00Z" w16du:dateUtc="2026-07-01T12:00:00Z">
                  <m:rPr>
                    <m:sty m:val="b"/>
                  </m:rPr>
                  <w:rPr>
                    <w:rFonts w:ascii="Cambria Math" w:hAnsi="Cambria Math"/>
                  </w:rPr>
                  <m:t>x</m:t>
                </w:ins>
              </m:r>
            </m:oMath>
          </w:p>
        </w:tc>
        <w:tc>
          <w:tcPr>
            <w:tcW w:w="2640" w:type="dxa"/>
          </w:tcPr>
          <w:p w14:paraId="41F1AA39" w14:textId="77777777" w:rsidR="0027419F" w:rsidRDefault="0027419F" w:rsidP="00D22C61">
            <w:pPr>
              <w:pStyle w:val="Compact"/>
              <w:rPr>
                <w:ins w:id="153" w:author="Juan Pablo Bernal Tamayo" w:date="2026-07-01T15:00:00Z" w16du:dateUtc="2026-07-01T12:00:00Z"/>
              </w:rPr>
            </w:pPr>
            <w:ins w:id="154" w:author="Juan Pablo Bernal Tamayo" w:date="2026-07-01T15:00:00Z" w16du:dateUtc="2026-07-01T12:00:00Z">
              <w:r>
                <w:t>Scalar</w:t>
              </w:r>
            </w:ins>
          </w:p>
        </w:tc>
      </w:tr>
      <w:tr w:rsidR="0027419F" w14:paraId="2D21EDD6" w14:textId="77777777" w:rsidTr="00D22C61">
        <w:trPr>
          <w:ins w:id="155" w:author="Juan Pablo Bernal Tamayo" w:date="2026-07-01T15:00:00Z" w16du:dateUtc="2026-07-01T12:00:00Z"/>
        </w:trPr>
        <w:tc>
          <w:tcPr>
            <w:tcW w:w="2640" w:type="dxa"/>
          </w:tcPr>
          <w:p w14:paraId="23FD11AF" w14:textId="77777777" w:rsidR="0027419F" w:rsidRDefault="0027419F" w:rsidP="00D22C61">
            <w:pPr>
              <w:pStyle w:val="Compact"/>
              <w:rPr>
                <w:ins w:id="156" w:author="Juan Pablo Bernal Tamayo" w:date="2026-07-01T15:00:00Z" w16du:dateUtc="2026-07-01T12:00:00Z"/>
              </w:rPr>
            </w:pPr>
            <m:oMathPara>
              <m:oMath>
                <m:r>
                  <w:ins w:id="157" w:author="Juan Pablo Bernal Tamayo" w:date="2026-07-01T15:00:00Z" w16du:dateUtc="2026-07-01T12:00:00Z">
                    <w:rPr>
                      <w:rFonts w:ascii="Cambria Math" w:hAnsi="Cambria Math"/>
                    </w:rPr>
                    <m:t>J</m:t>
                  </w:ins>
                </m:r>
                <m:d>
                  <m:dPr>
                    <m:ctrlPr>
                      <w:ins w:id="158" w:author="Juan Pablo Bernal Tamayo" w:date="2026-07-01T15:00:00Z" w16du:dateUtc="2026-07-01T12:00:00Z">
                        <w:rPr>
                          <w:rFonts w:ascii="Cambria Math" w:hAnsi="Cambria Math"/>
                        </w:rPr>
                      </w:ins>
                    </m:ctrlPr>
                  </m:dPr>
                  <m:e>
                    <m:r>
                      <w:ins w:id="159" w:author="Juan Pablo Bernal Tamayo" w:date="2026-07-01T15:00:00Z" w16du:dateUtc="2026-07-01T12:00:00Z">
                        <m:rPr>
                          <m:sty m:val="b"/>
                        </m:rPr>
                        <w:rPr>
                          <w:rFonts w:ascii="Cambria Math" w:hAnsi="Cambria Math"/>
                        </w:rPr>
                        <m:t>x</m:t>
                      </w:ins>
                    </m:r>
                  </m:e>
                </m:d>
              </m:oMath>
            </m:oMathPara>
          </w:p>
        </w:tc>
        <w:tc>
          <w:tcPr>
            <w:tcW w:w="2640" w:type="dxa"/>
          </w:tcPr>
          <w:p w14:paraId="3E9C2271" w14:textId="77777777" w:rsidR="0027419F" w:rsidRDefault="0027419F" w:rsidP="00D22C61">
            <w:pPr>
              <w:pStyle w:val="Compact"/>
              <w:rPr>
                <w:ins w:id="160" w:author="Juan Pablo Bernal Tamayo" w:date="2026-07-01T15:00:00Z" w16du:dateUtc="2026-07-01T12:00:00Z"/>
              </w:rPr>
            </w:pPr>
            <w:ins w:id="161" w:author="Juan Pablo Bernal Tamayo" w:date="2026-07-01T15:00:00Z" w16du:dateUtc="2026-07-01T12:00:00Z">
              <w:r>
                <w:t xml:space="preserve">Jacobian matrix evaluated at state </w:t>
              </w:r>
            </w:ins>
            <m:oMath>
              <m:r>
                <w:ins w:id="162" w:author="Juan Pablo Bernal Tamayo" w:date="2026-07-01T15:00:00Z" w16du:dateUtc="2026-07-01T12:00:00Z">
                  <m:rPr>
                    <m:sty m:val="b"/>
                  </m:rPr>
                  <w:rPr>
                    <w:rFonts w:ascii="Cambria Math" w:hAnsi="Cambria Math"/>
                  </w:rPr>
                  <m:t>x</m:t>
                </w:ins>
              </m:r>
            </m:oMath>
          </w:p>
        </w:tc>
        <w:tc>
          <w:tcPr>
            <w:tcW w:w="2640" w:type="dxa"/>
          </w:tcPr>
          <w:p w14:paraId="06E227EA" w14:textId="77777777" w:rsidR="0027419F" w:rsidRDefault="0027419F" w:rsidP="00D22C61">
            <w:pPr>
              <w:pStyle w:val="Compact"/>
              <w:rPr>
                <w:ins w:id="163" w:author="Juan Pablo Bernal Tamayo" w:date="2026-07-01T15:00:00Z" w16du:dateUtc="2026-07-01T12:00:00Z"/>
              </w:rPr>
            </w:pPr>
            <m:oMathPara>
              <m:oMath>
                <m:r>
                  <w:ins w:id="164" w:author="Juan Pablo Bernal Tamayo" w:date="2026-07-01T15:00:00Z" w16du:dateUtc="2026-07-01T12:00:00Z">
                    <w:rPr>
                      <w:rFonts w:ascii="Cambria Math" w:hAnsi="Cambria Math"/>
                    </w:rPr>
                    <m:t>N</m:t>
                  </w:ins>
                </m:r>
                <m:r>
                  <w:ins w:id="165" w:author="Juan Pablo Bernal Tamayo" w:date="2026-07-01T15:00:00Z" w16du:dateUtc="2026-07-01T12:00:00Z">
                    <m:rPr>
                      <m:sty m:val="p"/>
                    </m:rPr>
                    <w:rPr>
                      <w:rFonts w:ascii="Cambria Math" w:hAnsi="Cambria Math"/>
                    </w:rPr>
                    <m:t>×</m:t>
                  </w:ins>
                </m:r>
                <m:r>
                  <w:ins w:id="166" w:author="Juan Pablo Bernal Tamayo" w:date="2026-07-01T15:00:00Z" w16du:dateUtc="2026-07-01T12:00:00Z">
                    <w:rPr>
                      <w:rFonts w:ascii="Cambria Math" w:hAnsi="Cambria Math"/>
                    </w:rPr>
                    <m:t>N</m:t>
                  </w:ins>
                </m:r>
              </m:oMath>
            </m:oMathPara>
          </w:p>
        </w:tc>
      </w:tr>
      <w:tr w:rsidR="0027419F" w14:paraId="5C1134D0" w14:textId="77777777" w:rsidTr="00D22C61">
        <w:trPr>
          <w:ins w:id="167" w:author="Juan Pablo Bernal Tamayo" w:date="2026-07-01T15:00:00Z" w16du:dateUtc="2026-07-01T12:00:00Z"/>
        </w:trPr>
        <w:tc>
          <w:tcPr>
            <w:tcW w:w="2640" w:type="dxa"/>
          </w:tcPr>
          <w:p w14:paraId="09ADFC91" w14:textId="77777777" w:rsidR="0027419F" w:rsidRDefault="0027419F" w:rsidP="00D22C61">
            <w:pPr>
              <w:pStyle w:val="Compact"/>
              <w:rPr>
                <w:ins w:id="168" w:author="Juan Pablo Bernal Tamayo" w:date="2026-07-01T15:00:00Z" w16du:dateUtc="2026-07-01T12:00:00Z"/>
              </w:rPr>
            </w:pPr>
            <m:oMathPara>
              <m:oMath>
                <m:r>
                  <w:ins w:id="169" w:author="Juan Pablo Bernal Tamayo" w:date="2026-07-01T15:00:00Z" w16du:dateUtc="2026-07-01T12:00:00Z">
                    <w:rPr>
                      <w:rFonts w:ascii="Cambria Math" w:hAnsi="Cambria Math"/>
                    </w:rPr>
                    <m:t>c</m:t>
                  </w:ins>
                </m:r>
                <m:r>
                  <w:ins w:id="170" w:author="Juan Pablo Bernal Tamayo" w:date="2026-07-01T15:00:00Z" w16du:dateUtc="2026-07-01T12:00:00Z">
                    <m:rPr>
                      <m:sty m:val="p"/>
                    </m:rPr>
                    <w:rPr>
                      <w:rFonts w:ascii="Cambria Math" w:hAnsi="Cambria Math"/>
                    </w:rPr>
                    <m:t>,</m:t>
                  </w:ins>
                </m:r>
                <m:r>
                  <w:ins w:id="171" w:author="Juan Pablo Bernal Tamayo" w:date="2026-07-01T15:00:00Z" w16du:dateUtc="2026-07-01T12:00:00Z">
                    <w:rPr>
                      <w:rFonts w:ascii="Cambria Math" w:hAnsi="Cambria Math"/>
                    </w:rPr>
                    <m:t>l</m:t>
                  </w:ins>
                </m:r>
              </m:oMath>
            </m:oMathPara>
          </w:p>
        </w:tc>
        <w:tc>
          <w:tcPr>
            <w:tcW w:w="2640" w:type="dxa"/>
          </w:tcPr>
          <w:p w14:paraId="72BF07A3" w14:textId="77777777" w:rsidR="0027419F" w:rsidRDefault="0027419F" w:rsidP="00D22C61">
            <w:pPr>
              <w:pStyle w:val="Compact"/>
              <w:rPr>
                <w:ins w:id="172" w:author="Juan Pablo Bernal Tamayo" w:date="2026-07-01T15:00:00Z" w16du:dateUtc="2026-07-01T12:00:00Z"/>
              </w:rPr>
            </w:pPr>
            <w:ins w:id="173" w:author="Juan Pablo Bernal Tamayo" w:date="2026-07-01T15:00:00Z" w16du:dateUtc="2026-07-01T12:00:00Z">
              <w:r>
                <w:t>Indices representing specific cell-type clusters</w:t>
              </w:r>
            </w:ins>
          </w:p>
        </w:tc>
        <w:tc>
          <w:tcPr>
            <w:tcW w:w="2640" w:type="dxa"/>
          </w:tcPr>
          <w:p w14:paraId="2594E490" w14:textId="77777777" w:rsidR="0027419F" w:rsidRDefault="0027419F" w:rsidP="00D22C61">
            <w:pPr>
              <w:pStyle w:val="Compact"/>
              <w:rPr>
                <w:ins w:id="174" w:author="Juan Pablo Bernal Tamayo" w:date="2026-07-01T15:00:00Z" w16du:dateUtc="2026-07-01T12:00:00Z"/>
              </w:rPr>
            </w:pPr>
            <w:ins w:id="175" w:author="Juan Pablo Bernal Tamayo" w:date="2026-07-01T15:00:00Z" w16du:dateUtc="2026-07-01T12:00:00Z">
              <w:r>
                <w:t>Scalar</w:t>
              </w:r>
            </w:ins>
          </w:p>
        </w:tc>
      </w:tr>
      <w:tr w:rsidR="0027419F" w14:paraId="209341DC" w14:textId="77777777" w:rsidTr="00D22C61">
        <w:trPr>
          <w:ins w:id="176" w:author="Juan Pablo Bernal Tamayo" w:date="2026-07-01T15:00:00Z" w16du:dateUtc="2026-07-01T12:00:00Z"/>
        </w:trPr>
        <w:tc>
          <w:tcPr>
            <w:tcW w:w="2640" w:type="dxa"/>
          </w:tcPr>
          <w:p w14:paraId="1B23FADD" w14:textId="77777777" w:rsidR="0027419F" w:rsidRDefault="0027419F" w:rsidP="00D22C61">
            <w:pPr>
              <w:pStyle w:val="Compact"/>
              <w:rPr>
                <w:ins w:id="177" w:author="Juan Pablo Bernal Tamayo" w:date="2026-07-01T15:00:00Z" w16du:dateUtc="2026-07-01T12:00:00Z"/>
              </w:rPr>
            </w:pPr>
            <m:oMathPara>
              <m:oMath>
                <m:sSup>
                  <m:sSupPr>
                    <m:ctrlPr>
                      <w:ins w:id="178" w:author="Juan Pablo Bernal Tamayo" w:date="2026-07-01T15:00:00Z" w16du:dateUtc="2026-07-01T12:00:00Z">
                        <w:rPr>
                          <w:rFonts w:ascii="Cambria Math" w:hAnsi="Cambria Math"/>
                        </w:rPr>
                      </w:ins>
                    </m:ctrlPr>
                  </m:sSupPr>
                  <m:e>
                    <m:r>
                      <w:ins w:id="179" w:author="Juan Pablo Bernal Tamayo" w:date="2026-07-01T15:00:00Z" w16du:dateUtc="2026-07-01T12:00:00Z">
                        <w:rPr>
                          <w:rFonts w:ascii="Cambria Math" w:hAnsi="Cambria Math"/>
                        </w:rPr>
                        <m:t>W</m:t>
                      </w:ins>
                    </m:r>
                  </m:e>
                  <m:sup>
                    <m:d>
                      <m:dPr>
                        <m:ctrlPr>
                          <w:ins w:id="180" w:author="Juan Pablo Bernal Tamayo" w:date="2026-07-01T15:00:00Z" w16du:dateUtc="2026-07-01T12:00:00Z">
                            <w:rPr>
                              <w:rFonts w:ascii="Cambria Math" w:hAnsi="Cambria Math"/>
                            </w:rPr>
                          </w:ins>
                        </m:ctrlPr>
                      </m:dPr>
                      <m:e>
                        <m:r>
                          <w:ins w:id="181" w:author="Juan Pablo Bernal Tamayo" w:date="2026-07-01T15:00:00Z" w16du:dateUtc="2026-07-01T12:00:00Z">
                            <w:rPr>
                              <w:rFonts w:ascii="Cambria Math" w:hAnsi="Cambria Math"/>
                            </w:rPr>
                            <m:t>c</m:t>
                          </w:ins>
                        </m:r>
                      </m:e>
                    </m:d>
                  </m:sup>
                </m:sSup>
              </m:oMath>
            </m:oMathPara>
          </w:p>
        </w:tc>
        <w:tc>
          <w:tcPr>
            <w:tcW w:w="2640" w:type="dxa"/>
          </w:tcPr>
          <w:p w14:paraId="4E5BA7F5" w14:textId="77777777" w:rsidR="0027419F" w:rsidRDefault="0027419F" w:rsidP="00D22C61">
            <w:pPr>
              <w:pStyle w:val="Compact"/>
              <w:rPr>
                <w:ins w:id="182" w:author="Juan Pablo Bernal Tamayo" w:date="2026-07-01T15:00:00Z" w16du:dateUtc="2026-07-01T12:00:00Z"/>
              </w:rPr>
            </w:pPr>
            <w:ins w:id="183" w:author="Juan Pablo Bernal Tamayo" w:date="2026-07-01T15:00:00Z" w16du:dateUtc="2026-07-01T12:00:00Z">
              <w:r>
                <w:t>Cluster-specific regulatory interaction matrix</w:t>
              </w:r>
            </w:ins>
          </w:p>
        </w:tc>
        <w:tc>
          <w:tcPr>
            <w:tcW w:w="2640" w:type="dxa"/>
          </w:tcPr>
          <w:p w14:paraId="2D473A45" w14:textId="77777777" w:rsidR="0027419F" w:rsidRDefault="0027419F" w:rsidP="00D22C61">
            <w:pPr>
              <w:pStyle w:val="Compact"/>
              <w:rPr>
                <w:ins w:id="184" w:author="Juan Pablo Bernal Tamayo" w:date="2026-07-01T15:00:00Z" w16du:dateUtc="2026-07-01T12:00:00Z"/>
              </w:rPr>
            </w:pPr>
            <m:oMathPara>
              <m:oMath>
                <m:r>
                  <w:ins w:id="185" w:author="Juan Pablo Bernal Tamayo" w:date="2026-07-01T15:00:00Z" w16du:dateUtc="2026-07-01T12:00:00Z">
                    <w:rPr>
                      <w:rFonts w:ascii="Cambria Math" w:hAnsi="Cambria Math"/>
                    </w:rPr>
                    <m:t>N</m:t>
                  </w:ins>
                </m:r>
                <m:r>
                  <w:ins w:id="186" w:author="Juan Pablo Bernal Tamayo" w:date="2026-07-01T15:00:00Z" w16du:dateUtc="2026-07-01T12:00:00Z">
                    <m:rPr>
                      <m:sty m:val="p"/>
                    </m:rPr>
                    <w:rPr>
                      <w:rFonts w:ascii="Cambria Math" w:hAnsi="Cambria Math"/>
                    </w:rPr>
                    <m:t>×</m:t>
                  </w:ins>
                </m:r>
                <m:r>
                  <w:ins w:id="187" w:author="Juan Pablo Bernal Tamayo" w:date="2026-07-01T15:00:00Z" w16du:dateUtc="2026-07-01T12:00:00Z">
                    <w:rPr>
                      <w:rFonts w:ascii="Cambria Math" w:hAnsi="Cambria Math"/>
                    </w:rPr>
                    <m:t>N</m:t>
                  </w:ins>
                </m:r>
              </m:oMath>
            </m:oMathPara>
          </w:p>
        </w:tc>
      </w:tr>
    </w:tbl>
    <w:p w14:paraId="4C5251C3" w14:textId="77777777" w:rsidR="0027419F" w:rsidRDefault="0027419F" w:rsidP="0027419F">
      <w:pPr>
        <w:pStyle w:val="Heading2"/>
        <w:rPr>
          <w:ins w:id="188" w:author="Juan Pablo Bernal Tamayo" w:date="2026-07-01T15:00:00Z" w16du:dateUtc="2026-07-01T12:00:00Z"/>
        </w:rPr>
      </w:pPr>
      <w:bookmarkStart w:id="189" w:name="schopfield-pipeline-workflow"/>
      <w:bookmarkEnd w:id="6"/>
      <w:ins w:id="190" w:author="Juan Pablo Bernal Tamayo" w:date="2026-07-01T15:00:00Z" w16du:dateUtc="2026-07-01T12:00:00Z">
        <w:r>
          <w:lastRenderedPageBreak/>
          <w:t>scHopfield Pipeline Workflow</w:t>
        </w:r>
      </w:ins>
    </w:p>
    <w:p w14:paraId="0D179290" w14:textId="77777777" w:rsidR="0027419F" w:rsidRDefault="0027419F" w:rsidP="0027419F">
      <w:pPr>
        <w:pStyle w:val="FirstParagraph"/>
        <w:rPr>
          <w:ins w:id="191" w:author="Juan Pablo Bernal Tamayo" w:date="2026-07-01T15:00:00Z" w16du:dateUtc="2026-07-01T12:00:00Z"/>
        </w:rPr>
      </w:pPr>
      <w:ins w:id="192" w:author="Juan Pablo Bernal Tamayo" w:date="2026-07-01T15:00:00Z" w16du:dateUtc="2026-07-01T12:00:00Z">
        <w:r>
          <w:t>The complete end-to-end framework of scHopfield from single-cell data to lineage analysis is summarized in Algorithm 1.</w:t>
        </w:r>
      </w:ins>
    </w:p>
    <w:p w14:paraId="5C5E674B" w14:textId="77777777" w:rsidR="0027419F" w:rsidRDefault="0027419F" w:rsidP="0027419F">
      <w:pPr>
        <w:pStyle w:val="BodyText"/>
        <w:rPr>
          <w:ins w:id="193" w:author="Juan Pablo Bernal Tamayo" w:date="2026-07-01T15:00:00Z" w16du:dateUtc="2026-07-01T12:00:00Z"/>
        </w:rPr>
      </w:pPr>
      <w:ins w:id="194" w:author="Juan Pablo Bernal Tamayo" w:date="2026-07-01T15:00:00Z" w16du:dateUtc="2026-07-01T12:00:00Z">
        <w:r>
          <w:rPr>
            <w:b/>
            <w:bCs/>
          </w:rPr>
          <w:t>Algorithm 1: scHopfield Framework</w:t>
        </w:r>
        <w:r>
          <w:t xml:space="preserve"> </w:t>
        </w:r>
      </w:ins>
    </w:p>
    <w:p w14:paraId="2CAD7EF1" w14:textId="77777777" w:rsidR="0027419F" w:rsidRDefault="0027419F" w:rsidP="0027419F">
      <w:pPr>
        <w:pStyle w:val="BodyText"/>
        <w:numPr>
          <w:ilvl w:val="0"/>
          <w:numId w:val="5"/>
        </w:numPr>
        <w:rPr>
          <w:ins w:id="195" w:author="Juan Pablo Bernal Tamayo" w:date="2026-07-01T15:00:00Z" w16du:dateUtc="2026-07-01T12:00:00Z"/>
        </w:rPr>
      </w:pPr>
      <w:ins w:id="196" w:author="Juan Pablo Bernal Tamayo" w:date="2026-07-01T15:00:00Z" w16du:dateUtc="2026-07-01T12:00:00Z">
        <w:r>
          <w:rPr>
            <w:b/>
            <w:bCs/>
          </w:rPr>
          <w:t>Input:</w:t>
        </w:r>
        <w:r>
          <w:t xml:space="preserve"> Expression matrix </w:t>
        </w:r>
      </w:ins>
      <m:oMath>
        <m:r>
          <w:ins w:id="197" w:author="Juan Pablo Bernal Tamayo" w:date="2026-07-01T15:00:00Z" w16du:dateUtc="2026-07-01T12:00:00Z">
            <w:rPr>
              <w:rFonts w:ascii="Cambria Math" w:hAnsi="Cambria Math"/>
            </w:rPr>
            <m:t>X</m:t>
          </w:ins>
        </m:r>
      </m:oMath>
      <w:ins w:id="198" w:author="Juan Pablo Bernal Tamayo" w:date="2026-07-01T15:00:00Z" w16du:dateUtc="2026-07-01T12:00:00Z">
        <w:r>
          <w:t xml:space="preserve">, Velocity matrix </w:t>
        </w:r>
      </w:ins>
      <m:oMath>
        <m:acc>
          <m:accPr>
            <m:chr m:val="̇"/>
            <m:ctrlPr>
              <w:ins w:id="199" w:author="Juan Pablo Bernal Tamayo" w:date="2026-07-01T15:00:00Z" w16du:dateUtc="2026-07-01T12:00:00Z">
                <w:rPr>
                  <w:rFonts w:ascii="Cambria Math" w:hAnsi="Cambria Math"/>
                </w:rPr>
              </w:ins>
            </m:ctrlPr>
          </m:accPr>
          <m:e>
            <m:r>
              <w:ins w:id="200" w:author="Juan Pablo Bernal Tamayo" w:date="2026-07-01T15:00:00Z" w16du:dateUtc="2026-07-01T12:00:00Z">
                <w:rPr>
                  <w:rFonts w:ascii="Cambria Math" w:hAnsi="Cambria Math"/>
                </w:rPr>
                <m:t>X</m:t>
              </w:ins>
            </m:r>
          </m:e>
        </m:acc>
      </m:oMath>
      <w:ins w:id="201" w:author="Juan Pablo Bernal Tamayo" w:date="2026-07-01T15:00:00Z" w16du:dateUtc="2026-07-01T12:00:00Z">
        <w:r>
          <w:t xml:space="preserve">, prior scaffold </w:t>
        </w:r>
      </w:ins>
      <m:oMath>
        <m:r>
          <w:ins w:id="202" w:author="Juan Pablo Bernal Tamayo" w:date="2026-07-01T15:00:00Z" w16du:dateUtc="2026-07-01T12:00:00Z">
            <w:rPr>
              <w:rFonts w:ascii="Cambria Math" w:hAnsi="Cambria Math"/>
            </w:rPr>
            <m:t>S</m:t>
          </w:ins>
        </m:r>
      </m:oMath>
      <w:ins w:id="203" w:author="Juan Pablo Bernal Tamayo" w:date="2026-07-01T15:00:00Z" w16du:dateUtc="2026-07-01T12:00:00Z">
        <w:r>
          <w:t xml:space="preserve"> (optional).</w:t>
        </w:r>
      </w:ins>
    </w:p>
    <w:p w14:paraId="16EB9D19" w14:textId="77777777" w:rsidR="0027419F" w:rsidRDefault="0027419F" w:rsidP="0027419F">
      <w:pPr>
        <w:pStyle w:val="BodyText"/>
        <w:numPr>
          <w:ilvl w:val="0"/>
          <w:numId w:val="5"/>
        </w:numPr>
        <w:rPr>
          <w:ins w:id="204" w:author="Juan Pablo Bernal Tamayo" w:date="2026-07-01T15:00:00Z" w16du:dateUtc="2026-07-01T12:00:00Z"/>
        </w:rPr>
      </w:pPr>
      <w:ins w:id="205" w:author="Juan Pablo Bernal Tamayo" w:date="2026-07-01T15:00:00Z" w16du:dateUtc="2026-07-01T12:00:00Z">
        <w:r w:rsidRPr="00F915A5">
          <w:rPr>
            <w:b/>
            <w:bCs/>
          </w:rPr>
          <w:t>Parameter Estimation:</w:t>
        </w:r>
        <w:r>
          <w:t xml:space="preserve"> For each gene </w:t>
        </w:r>
      </w:ins>
      <m:oMath>
        <m:r>
          <w:ins w:id="206" w:author="Juan Pablo Bernal Tamayo" w:date="2026-07-01T15:00:00Z" w16du:dateUtc="2026-07-01T12:00:00Z">
            <w:rPr>
              <w:rFonts w:ascii="Cambria Math" w:hAnsi="Cambria Math"/>
            </w:rPr>
            <m:t>i</m:t>
          </w:ins>
        </m:r>
        <m:r>
          <w:ins w:id="207" w:author="Juan Pablo Bernal Tamayo" w:date="2026-07-01T15:00:00Z" w16du:dateUtc="2026-07-01T12:00:00Z">
            <m:rPr>
              <m:sty m:val="p"/>
            </m:rPr>
            <w:rPr>
              <w:rFonts w:ascii="Cambria Math" w:hAnsi="Cambria Math"/>
            </w:rPr>
            <m:t>∈{</m:t>
          </w:ins>
        </m:r>
        <m:r>
          <w:ins w:id="208" w:author="Juan Pablo Bernal Tamayo" w:date="2026-07-01T15:00:00Z" w16du:dateUtc="2026-07-01T12:00:00Z">
            <w:rPr>
              <w:rFonts w:ascii="Cambria Math" w:hAnsi="Cambria Math"/>
            </w:rPr>
            <m:t>1</m:t>
          </w:ins>
        </m:r>
        <m:r>
          <w:ins w:id="209" w:author="Juan Pablo Bernal Tamayo" w:date="2026-07-01T15:00:00Z" w16du:dateUtc="2026-07-01T12:00:00Z">
            <m:rPr>
              <m:sty m:val="p"/>
            </m:rPr>
            <w:rPr>
              <w:rFonts w:ascii="Cambria Math" w:hAnsi="Cambria Math"/>
            </w:rPr>
            <m:t>…</m:t>
          </w:ins>
        </m:r>
        <m:r>
          <w:ins w:id="210" w:author="Juan Pablo Bernal Tamayo" w:date="2026-07-01T15:00:00Z" w16du:dateUtc="2026-07-01T12:00:00Z">
            <w:rPr>
              <w:rFonts w:ascii="Cambria Math" w:hAnsi="Cambria Math"/>
            </w:rPr>
            <m:t>N</m:t>
          </w:ins>
        </m:r>
        <m:r>
          <w:ins w:id="211" w:author="Juan Pablo Bernal Tamayo" w:date="2026-07-01T15:00:00Z" w16du:dateUtc="2026-07-01T12:00:00Z">
            <m:rPr>
              <m:sty m:val="p"/>
            </m:rPr>
            <w:rPr>
              <w:rFonts w:ascii="Cambria Math" w:hAnsi="Cambria Math"/>
            </w:rPr>
            <m:t>}</m:t>
          </w:ins>
        </m:r>
      </m:oMath>
      <w:ins w:id="212" w:author="Juan Pablo Bernal Tamayo" w:date="2026-07-01T15:00:00Z" w16du:dateUtc="2026-07-01T12:00:00Z">
        <w:r>
          <w:t xml:space="preserve">: - Estimate Hill parameters </w:t>
        </w:r>
      </w:ins>
      <m:oMath>
        <m:d>
          <m:dPr>
            <m:ctrlPr>
              <w:ins w:id="213" w:author="Juan Pablo Bernal Tamayo" w:date="2026-07-01T15:00:00Z" w16du:dateUtc="2026-07-01T12:00:00Z">
                <w:rPr>
                  <w:rFonts w:ascii="Cambria Math" w:hAnsi="Cambria Math"/>
                </w:rPr>
              </w:ins>
            </m:ctrlPr>
          </m:dPr>
          <m:e>
            <m:sSub>
              <m:sSubPr>
                <m:ctrlPr>
                  <w:ins w:id="214" w:author="Juan Pablo Bernal Tamayo" w:date="2026-07-01T15:00:00Z" w16du:dateUtc="2026-07-01T12:00:00Z">
                    <w:rPr>
                      <w:rFonts w:ascii="Cambria Math" w:hAnsi="Cambria Math"/>
                    </w:rPr>
                  </w:ins>
                </m:ctrlPr>
              </m:sSubPr>
              <m:e>
                <m:r>
                  <w:ins w:id="215" w:author="Juan Pablo Bernal Tamayo" w:date="2026-07-01T15:00:00Z" w16du:dateUtc="2026-07-01T12:00:00Z">
                    <w:rPr>
                      <w:rFonts w:ascii="Cambria Math" w:hAnsi="Cambria Math"/>
                    </w:rPr>
                    <m:t>k</m:t>
                  </w:ins>
                </m:r>
              </m:e>
              <m:sub>
                <m:r>
                  <w:ins w:id="216" w:author="Juan Pablo Bernal Tamayo" w:date="2026-07-01T15:00:00Z" w16du:dateUtc="2026-07-01T12:00:00Z">
                    <w:rPr>
                      <w:rFonts w:ascii="Cambria Math" w:hAnsi="Cambria Math"/>
                    </w:rPr>
                    <m:t>i</m:t>
                  </w:ins>
                </m:r>
              </m:sub>
            </m:sSub>
            <m:r>
              <w:ins w:id="217" w:author="Juan Pablo Bernal Tamayo" w:date="2026-07-01T15:00:00Z" w16du:dateUtc="2026-07-01T12:00:00Z">
                <m:rPr>
                  <m:sty m:val="p"/>
                </m:rPr>
                <w:rPr>
                  <w:rFonts w:ascii="Cambria Math" w:hAnsi="Cambria Math"/>
                </w:rPr>
                <m:t>,</m:t>
              </w:ins>
            </m:r>
            <m:sSub>
              <m:sSubPr>
                <m:ctrlPr>
                  <w:ins w:id="218" w:author="Juan Pablo Bernal Tamayo" w:date="2026-07-01T15:00:00Z" w16du:dateUtc="2026-07-01T12:00:00Z">
                    <w:rPr>
                      <w:rFonts w:ascii="Cambria Math" w:hAnsi="Cambria Math"/>
                    </w:rPr>
                  </w:ins>
                </m:ctrlPr>
              </m:sSubPr>
              <m:e>
                <m:r>
                  <w:ins w:id="219" w:author="Juan Pablo Bernal Tamayo" w:date="2026-07-01T15:00:00Z" w16du:dateUtc="2026-07-01T12:00:00Z">
                    <w:rPr>
                      <w:rFonts w:ascii="Cambria Math" w:hAnsi="Cambria Math"/>
                    </w:rPr>
                    <m:t>n</m:t>
                  </w:ins>
                </m:r>
              </m:e>
              <m:sub>
                <m:r>
                  <w:ins w:id="220" w:author="Juan Pablo Bernal Tamayo" w:date="2026-07-01T15:00:00Z" w16du:dateUtc="2026-07-01T12:00:00Z">
                    <w:rPr>
                      <w:rFonts w:ascii="Cambria Math" w:hAnsi="Cambria Math"/>
                    </w:rPr>
                    <m:t>i</m:t>
                  </w:ins>
                </m:r>
              </m:sub>
            </m:sSub>
          </m:e>
        </m:d>
      </m:oMath>
      <w:ins w:id="221" w:author="Juan Pablo Bernal Tamayo" w:date="2026-07-01T15:00:00Z" w16du:dateUtc="2026-07-01T12:00:00Z">
        <w:r>
          <w:t xml:space="preserve"> from ECDF of expression (Section 2). - Estimate degradation rate </w:t>
        </w:r>
      </w:ins>
      <m:oMath>
        <m:sSub>
          <m:sSubPr>
            <m:ctrlPr>
              <w:ins w:id="222" w:author="Juan Pablo Bernal Tamayo" w:date="2026-07-01T15:00:00Z" w16du:dateUtc="2026-07-01T12:00:00Z">
                <w:rPr>
                  <w:rFonts w:ascii="Cambria Math" w:hAnsi="Cambria Math"/>
                </w:rPr>
              </w:ins>
            </m:ctrlPr>
          </m:sSubPr>
          <m:e>
            <m:r>
              <w:ins w:id="223" w:author="Juan Pablo Bernal Tamayo" w:date="2026-07-01T15:00:00Z" w16du:dateUtc="2026-07-01T12:00:00Z">
                <w:rPr>
                  <w:rFonts w:ascii="Cambria Math" w:hAnsi="Cambria Math"/>
                </w:rPr>
                <m:t>γ</m:t>
              </w:ins>
            </m:r>
          </m:e>
          <m:sub>
            <m:r>
              <w:ins w:id="224" w:author="Juan Pablo Bernal Tamayo" w:date="2026-07-01T15:00:00Z" w16du:dateUtc="2026-07-01T12:00:00Z">
                <w:rPr>
                  <w:rFonts w:ascii="Cambria Math" w:hAnsi="Cambria Math"/>
                </w:rPr>
                <m:t>i</m:t>
              </w:ins>
            </m:r>
          </m:sub>
        </m:sSub>
      </m:oMath>
      <w:ins w:id="225" w:author="Juan Pablo Bernal Tamayo" w:date="2026-07-01T15:00:00Z" w16du:dateUtc="2026-07-01T12:00:00Z">
        <w:r>
          <w:t xml:space="preserve"> from velocity data.</w:t>
        </w:r>
      </w:ins>
    </w:p>
    <w:p w14:paraId="67F68EBD" w14:textId="77777777" w:rsidR="0027419F" w:rsidRDefault="0027419F" w:rsidP="0027419F">
      <w:pPr>
        <w:pStyle w:val="BodyText"/>
        <w:numPr>
          <w:ilvl w:val="0"/>
          <w:numId w:val="5"/>
        </w:numPr>
        <w:rPr>
          <w:ins w:id="226" w:author="Juan Pablo Bernal Tamayo" w:date="2026-07-01T15:00:00Z" w16du:dateUtc="2026-07-01T12:00:00Z"/>
        </w:rPr>
      </w:pPr>
      <w:ins w:id="227" w:author="Juan Pablo Bernal Tamayo" w:date="2026-07-01T15:00:00Z" w16du:dateUtc="2026-07-01T12:00:00Z">
        <w:r w:rsidRPr="00F915A5">
          <w:rPr>
            <w:b/>
            <w:bCs/>
          </w:rPr>
          <w:t>Network Inference:</w:t>
        </w:r>
        <w:r>
          <w:t xml:space="preserve"> - Compute Hill activations </w:t>
        </w:r>
      </w:ins>
      <m:oMath>
        <m:r>
          <w:ins w:id="228" w:author="Juan Pablo Bernal Tamayo" w:date="2026-07-01T15:00:00Z" w16du:dateUtc="2026-07-01T12:00:00Z">
            <w:rPr>
              <w:rFonts w:ascii="Cambria Math" w:hAnsi="Cambria Math"/>
            </w:rPr>
            <m:t>φ</m:t>
          </w:ins>
        </m:r>
        <m:d>
          <m:dPr>
            <m:ctrlPr>
              <w:ins w:id="229" w:author="Juan Pablo Bernal Tamayo" w:date="2026-07-01T15:00:00Z" w16du:dateUtc="2026-07-01T12:00:00Z">
                <w:rPr>
                  <w:rFonts w:ascii="Cambria Math" w:hAnsi="Cambria Math"/>
                </w:rPr>
              </w:ins>
            </m:ctrlPr>
          </m:dPr>
          <m:e>
            <m:r>
              <w:ins w:id="230" w:author="Juan Pablo Bernal Tamayo" w:date="2026-07-01T15:00:00Z" w16du:dateUtc="2026-07-01T12:00:00Z">
                <w:rPr>
                  <w:rFonts w:ascii="Cambria Math" w:hAnsi="Cambria Math"/>
                </w:rPr>
                <m:t>X</m:t>
              </w:ins>
            </m:r>
          </m:e>
        </m:d>
      </m:oMath>
      <w:ins w:id="231" w:author="Juan Pablo Bernal Tamayo" w:date="2026-07-01T15:00:00Z" w16du:dateUtc="2026-07-01T12:00:00Z">
        <w:r>
          <w:t xml:space="preserve">. - For each cluster </w:t>
        </w:r>
      </w:ins>
      <m:oMath>
        <m:r>
          <w:ins w:id="232" w:author="Juan Pablo Bernal Tamayo" w:date="2026-07-01T15:00:00Z" w16du:dateUtc="2026-07-01T12:00:00Z">
            <w:rPr>
              <w:rFonts w:ascii="Cambria Math" w:hAnsi="Cambria Math"/>
            </w:rPr>
            <m:t>c</m:t>
          </w:ins>
        </m:r>
      </m:oMath>
      <w:ins w:id="233" w:author="Juan Pablo Bernal Tamayo" w:date="2026-07-01T15:00:00Z" w16du:dateUtc="2026-07-01T12:00:00Z">
        <w:r>
          <w:t xml:space="preserve">, construct augmented matrix </w:t>
        </w:r>
      </w:ins>
      <m:oMath>
        <m:r>
          <w:ins w:id="234" w:author="Juan Pablo Bernal Tamayo" w:date="2026-07-01T15:00:00Z" w16du:dateUtc="2026-07-01T12:00:00Z">
            <w:rPr>
              <w:rFonts w:ascii="Cambria Math" w:hAnsi="Cambria Math"/>
            </w:rPr>
            <m:t>A</m:t>
          </w:ins>
        </m:r>
      </m:oMath>
      <w:ins w:id="235" w:author="Juan Pablo Bernal Tamayo" w:date="2026-07-01T15:00:00Z" w16du:dateUtc="2026-07-01T12:00:00Z">
        <w:r>
          <w:t xml:space="preserve"> and solve for interaction matrix </w:t>
        </w:r>
      </w:ins>
      <m:oMath>
        <m:sSup>
          <m:sSupPr>
            <m:ctrlPr>
              <w:ins w:id="236" w:author="Juan Pablo Bernal Tamayo" w:date="2026-07-01T15:00:00Z" w16du:dateUtc="2026-07-01T12:00:00Z">
                <w:rPr>
                  <w:rFonts w:ascii="Cambria Math" w:hAnsi="Cambria Math"/>
                </w:rPr>
              </w:ins>
            </m:ctrlPr>
          </m:sSupPr>
          <m:e>
            <m:r>
              <w:ins w:id="237" w:author="Juan Pablo Bernal Tamayo" w:date="2026-07-01T15:00:00Z" w16du:dateUtc="2026-07-01T12:00:00Z">
                <w:rPr>
                  <w:rFonts w:ascii="Cambria Math" w:hAnsi="Cambria Math"/>
                </w:rPr>
                <m:t>W</m:t>
              </w:ins>
            </m:r>
          </m:e>
          <m:sup>
            <m:d>
              <m:dPr>
                <m:ctrlPr>
                  <w:ins w:id="238" w:author="Juan Pablo Bernal Tamayo" w:date="2026-07-01T15:00:00Z" w16du:dateUtc="2026-07-01T12:00:00Z">
                    <w:rPr>
                      <w:rFonts w:ascii="Cambria Math" w:hAnsi="Cambria Math"/>
                    </w:rPr>
                  </w:ins>
                </m:ctrlPr>
              </m:dPr>
              <m:e>
                <m:r>
                  <w:ins w:id="239" w:author="Juan Pablo Bernal Tamayo" w:date="2026-07-01T15:00:00Z" w16du:dateUtc="2026-07-01T12:00:00Z">
                    <w:rPr>
                      <w:rFonts w:ascii="Cambria Math" w:hAnsi="Cambria Math"/>
                    </w:rPr>
                    <m:t>c</m:t>
                  </w:ins>
                </m:r>
              </m:e>
            </m:d>
          </m:sup>
        </m:sSup>
      </m:oMath>
      <w:ins w:id="240" w:author="Juan Pablo Bernal Tamayo" w:date="2026-07-01T15:00:00Z" w16du:dateUtc="2026-07-01T12:00:00Z">
        <w:r>
          <w:t xml:space="preserve"> and bias </w:t>
        </w:r>
      </w:ins>
      <m:oMath>
        <m:sSup>
          <m:sSupPr>
            <m:ctrlPr>
              <w:ins w:id="241" w:author="Juan Pablo Bernal Tamayo" w:date="2026-07-01T15:00:00Z" w16du:dateUtc="2026-07-01T12:00:00Z">
                <w:rPr>
                  <w:rFonts w:ascii="Cambria Math" w:hAnsi="Cambria Math"/>
                </w:rPr>
              </w:ins>
            </m:ctrlPr>
          </m:sSupPr>
          <m:e>
            <m:r>
              <w:ins w:id="242" w:author="Juan Pablo Bernal Tamayo" w:date="2026-07-01T15:00:00Z" w16du:dateUtc="2026-07-01T12:00:00Z">
                <m:rPr>
                  <m:sty m:val="b"/>
                </m:rPr>
                <w:rPr>
                  <w:rFonts w:ascii="Cambria Math" w:hAnsi="Cambria Math"/>
                </w:rPr>
                <m:t>I</m:t>
              </w:ins>
            </m:r>
          </m:e>
          <m:sup>
            <m:d>
              <m:dPr>
                <m:ctrlPr>
                  <w:ins w:id="243" w:author="Juan Pablo Bernal Tamayo" w:date="2026-07-01T15:00:00Z" w16du:dateUtc="2026-07-01T12:00:00Z">
                    <w:rPr>
                      <w:rFonts w:ascii="Cambria Math" w:hAnsi="Cambria Math"/>
                    </w:rPr>
                  </w:ins>
                </m:ctrlPr>
              </m:dPr>
              <m:e>
                <m:r>
                  <w:ins w:id="244" w:author="Juan Pablo Bernal Tamayo" w:date="2026-07-01T15:00:00Z" w16du:dateUtc="2026-07-01T12:00:00Z">
                    <w:rPr>
                      <w:rFonts w:ascii="Cambria Math" w:hAnsi="Cambria Math"/>
                    </w:rPr>
                    <m:t>c</m:t>
                  </w:ins>
                </m:r>
              </m:e>
            </m:d>
          </m:sup>
        </m:sSup>
      </m:oMath>
      <w:ins w:id="245" w:author="Juan Pablo Bernal Tamayo" w:date="2026-07-01T15:00:00Z" w16du:dateUtc="2026-07-01T12:00:00Z">
        <w:r>
          <w:t xml:space="preserve"> via Moore-Penrose pseudoinverse or scaffold-guided optimization (Section 3).</w:t>
        </w:r>
      </w:ins>
    </w:p>
    <w:p w14:paraId="78CECD83" w14:textId="77777777" w:rsidR="0027419F" w:rsidRDefault="0027419F" w:rsidP="0027419F">
      <w:pPr>
        <w:pStyle w:val="BodyText"/>
        <w:numPr>
          <w:ilvl w:val="0"/>
          <w:numId w:val="5"/>
        </w:numPr>
        <w:rPr>
          <w:ins w:id="246" w:author="Juan Pablo Bernal Tamayo" w:date="2026-07-01T15:00:00Z" w16du:dateUtc="2026-07-01T12:00:00Z"/>
        </w:rPr>
      </w:pPr>
      <w:ins w:id="247" w:author="Juan Pablo Bernal Tamayo" w:date="2026-07-01T15:00:00Z" w16du:dateUtc="2026-07-01T12:00:00Z">
        <w:r w:rsidRPr="00F915A5">
          <w:rPr>
            <w:b/>
            <w:bCs/>
          </w:rPr>
          <w:t>Energy Landscape &amp; Dynamics:</w:t>
        </w:r>
        <w:r>
          <w:t xml:space="preserve"> - Compute cellular energy </w:t>
        </w:r>
      </w:ins>
      <m:oMath>
        <m:r>
          <w:ins w:id="248" w:author="Juan Pablo Bernal Tamayo" w:date="2026-07-01T15:00:00Z" w16du:dateUtc="2026-07-01T12:00:00Z">
            <w:rPr>
              <w:rFonts w:ascii="Cambria Math" w:hAnsi="Cambria Math"/>
            </w:rPr>
            <m:t>E</m:t>
          </w:ins>
        </m:r>
        <m:d>
          <m:dPr>
            <m:ctrlPr>
              <w:ins w:id="249" w:author="Juan Pablo Bernal Tamayo" w:date="2026-07-01T15:00:00Z" w16du:dateUtc="2026-07-01T12:00:00Z">
                <w:rPr>
                  <w:rFonts w:ascii="Cambria Math" w:hAnsi="Cambria Math"/>
                </w:rPr>
              </w:ins>
            </m:ctrlPr>
          </m:dPr>
          <m:e>
            <m:r>
              <w:ins w:id="250" w:author="Juan Pablo Bernal Tamayo" w:date="2026-07-01T15:00:00Z" w16du:dateUtc="2026-07-01T12:00:00Z">
                <m:rPr>
                  <m:sty m:val="b"/>
                </m:rPr>
                <w:rPr>
                  <w:rFonts w:ascii="Cambria Math" w:hAnsi="Cambria Math"/>
                </w:rPr>
                <m:t>x</m:t>
              </w:ins>
            </m:r>
          </m:e>
        </m:d>
      </m:oMath>
      <w:ins w:id="251" w:author="Juan Pablo Bernal Tamayo" w:date="2026-07-01T15:00:00Z" w16du:dateUtc="2026-07-01T12:00:00Z">
        <w:r>
          <w:t xml:space="preserve"> and identify local attractors (Section 4, 5). - Visualize merged energy landscapes using UMAP projection (Section 5). - Compute Jacobian </w:t>
        </w:r>
      </w:ins>
      <m:oMath>
        <m:r>
          <w:ins w:id="252" w:author="Juan Pablo Bernal Tamayo" w:date="2026-07-01T15:00:00Z" w16du:dateUtc="2026-07-01T12:00:00Z">
            <w:rPr>
              <w:rFonts w:ascii="Cambria Math" w:hAnsi="Cambria Math"/>
            </w:rPr>
            <m:t>J</m:t>
          </w:ins>
        </m:r>
        <m:d>
          <m:dPr>
            <m:ctrlPr>
              <w:ins w:id="253" w:author="Juan Pablo Bernal Tamayo" w:date="2026-07-01T15:00:00Z" w16du:dateUtc="2026-07-01T12:00:00Z">
                <w:rPr>
                  <w:rFonts w:ascii="Cambria Math" w:hAnsi="Cambria Math"/>
                </w:rPr>
              </w:ins>
            </m:ctrlPr>
          </m:dPr>
          <m:e>
            <m:r>
              <w:ins w:id="254" w:author="Juan Pablo Bernal Tamayo" w:date="2026-07-01T15:00:00Z" w16du:dateUtc="2026-07-01T12:00:00Z">
                <m:rPr>
                  <m:sty m:val="b"/>
                </m:rPr>
                <w:rPr>
                  <w:rFonts w:ascii="Cambria Math" w:hAnsi="Cambria Math"/>
                </w:rPr>
                <m:t>x</m:t>
              </w:ins>
            </m:r>
          </m:e>
        </m:d>
      </m:oMath>
      <w:ins w:id="255" w:author="Juan Pablo Bernal Tamayo" w:date="2026-07-01T15:00:00Z" w16du:dateUtc="2026-07-01T12:00:00Z">
        <w:r>
          <w:t xml:space="preserve"> for local stability and rotational flow (Section 6).</w:t>
        </w:r>
      </w:ins>
    </w:p>
    <w:p w14:paraId="30AF072A" w14:textId="77777777" w:rsidR="0027419F" w:rsidRDefault="0027419F" w:rsidP="0027419F">
      <w:pPr>
        <w:pStyle w:val="BodyText"/>
        <w:numPr>
          <w:ilvl w:val="0"/>
          <w:numId w:val="5"/>
        </w:numPr>
        <w:rPr>
          <w:ins w:id="256" w:author="Juan Pablo Bernal Tamayo" w:date="2026-07-01T15:00:00Z" w16du:dateUtc="2026-07-01T12:00:00Z"/>
        </w:rPr>
      </w:pPr>
      <w:ins w:id="257" w:author="Juan Pablo Bernal Tamayo" w:date="2026-07-01T15:00:00Z" w16du:dateUtc="2026-07-01T12:00:00Z">
        <w:r w:rsidRPr="00F915A5">
          <w:rPr>
            <w:b/>
            <w:bCs/>
          </w:rPr>
          <w:t>Network Analysis &amp; Perturbation Simulation:</w:t>
        </w:r>
        <w:r>
          <w:t xml:space="preserve"> - Identify candidate Driver TFs via network centrality and energy correlation (Section 7). - Simulate in silico TF knockouts (KO) by integrating Hopfield ODEs (Section 8). - Quantify lineage biases, perturbation scores, and synergy (Section 8).</w:t>
        </w:r>
      </w:ins>
    </w:p>
    <w:p w14:paraId="2473D016" w14:textId="3B4A3799" w:rsidR="0027419F" w:rsidRPr="0027419F" w:rsidRDefault="0027419F" w:rsidP="0027419F">
      <w:pPr>
        <w:pStyle w:val="BodyText"/>
        <w:numPr>
          <w:ilvl w:val="0"/>
          <w:numId w:val="5"/>
        </w:numPr>
        <w:pPrChange w:id="258" w:author="Juan Pablo Bernal Tamayo" w:date="2026-07-01T15:00:00Z" w16du:dateUtc="2026-07-01T12:00:00Z">
          <w:pPr>
            <w:pStyle w:val="Heading1"/>
          </w:pPr>
        </w:pPrChange>
      </w:pPr>
      <w:ins w:id="259" w:author="Juan Pablo Bernal Tamayo" w:date="2026-07-01T15:00:00Z" w16du:dateUtc="2026-07-01T12:00:00Z">
        <w:r w:rsidRPr="00F915A5">
          <w:rPr>
            <w:b/>
            <w:bCs/>
          </w:rPr>
          <w:t>Output:</w:t>
        </w:r>
        <w:r>
          <w:t xml:space="preserve"> Inferred GRNs, cell-specific energy states, simulated perturbation trajectories, and prioritized TF regulators.</w:t>
        </w:r>
      </w:ins>
      <w:bookmarkEnd w:id="189"/>
    </w:p>
    <w:p w14:paraId="7F9FCDB0" w14:textId="77777777" w:rsidR="00DA1B97" w:rsidRDefault="00674E62">
      <w:pPr>
        <w:pStyle w:val="Heading2"/>
      </w:pPr>
      <w:bookmarkStart w:id="260" w:name="model-framework"/>
      <w:r>
        <w:t>1. Model Framework</w:t>
      </w:r>
    </w:p>
    <w:p w14:paraId="30A2E1FC" w14:textId="77777777" w:rsidR="00DA1B97" w:rsidRDefault="00674E62">
      <w:pPr>
        <w:pStyle w:val="Heading3"/>
      </w:pPr>
      <w:bookmarkStart w:id="261" w:name="continuous-hopfield-dynamics"/>
      <w:r>
        <w:t>1.1 Continuous Hopfield Dynamics</w:t>
      </w:r>
    </w:p>
    <w:p w14:paraId="73C43C90" w14:textId="77777777" w:rsidR="00DA1B97" w:rsidRDefault="00674E62">
      <w:pPr>
        <w:pStyle w:val="FirstParagraph"/>
      </w:pPr>
      <w:r>
        <w:t xml:space="preserve">scHopfield models single-cell gene regulatory dynamics as a continuous Hopfield network [1,2]. The expression level of gene </w:t>
      </w:r>
      <m:oMath>
        <m:r>
          <w:rPr>
            <w:rFonts w:ascii="Cambria Math" w:hAnsi="Cambria Math"/>
          </w:rPr>
          <m:t>i</m:t>
        </m:r>
      </m:oMath>
      <w:r>
        <w:t xml:space="preserve"> evolves according to:</w:t>
      </w:r>
    </w:p>
    <w:p w14:paraId="4A544D1C" w14:textId="77777777" w:rsidR="00DA1B97" w:rsidRDefault="00000000">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dt</m:t>
              </m:r>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del w:id="262" w:author="Juan Pablo Bernal Tamayo" w:date="2026-03-11T14:20:00Z" w16du:dateUtc="2026-03-11T11:20:00Z">
              <w:rPr>
                <w:rFonts w:ascii="Cambria Math" w:hAnsi="Cambria Math"/>
              </w:rPr>
              <m:t> </m:t>
            </w:del>
          </m:r>
          <m:sSub>
            <m:sSubPr>
              <m:ctrlPr>
                <w:rPr>
                  <w:rFonts w:ascii="Cambria Math" w:hAnsi="Cambria Math"/>
                </w:rPr>
              </m:ctrlPr>
            </m:sSubPr>
            <m:e>
              <m:r>
                <w:rPr>
                  <w:rFonts w:ascii="Cambria Math" w:hAnsi="Cambria Math"/>
                </w:rPr>
                <m:t>φ</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oMath>
      </m:oMathPara>
    </w:p>
    <w:p w14:paraId="1F1EFB1F" w14:textId="77777777" w:rsidR="00DA1B97" w:rsidRDefault="00674E62">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w:r>
        <w:t xml:space="preserve"> is the (smoothed spliced) mRNA count of gene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is the regulatory weight from gene </w:t>
      </w:r>
      <m:oMath>
        <m:r>
          <w:rPr>
            <w:rFonts w:ascii="Cambria Math" w:hAnsi="Cambria Math"/>
          </w:rPr>
          <m:t>j</m:t>
        </m:r>
      </m:oMath>
      <w:r>
        <w:t xml:space="preserve"> to gene </w:t>
      </w:r>
      <m:oMath>
        <m:r>
          <w:rPr>
            <w:rFonts w:ascii="Cambria Math" w:hAnsi="Cambria Math"/>
          </w:rPr>
          <m:t>i</m:t>
        </m:r>
      </m:oMath>
      <w:r>
        <w:t xml:space="preserve"> (positive = activation, negative = repression);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is a gene-specific degradation rate; and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is a constant external input (bias) capturing regulation from genes outside the modelled network.</w:t>
      </w:r>
    </w:p>
    <w:p w14:paraId="0294A6D6" w14:textId="77777777" w:rsidR="00DA1B97" w:rsidRDefault="00674E62">
      <w:pPr>
        <w:pStyle w:val="BodyText"/>
      </w:pPr>
      <w:r>
        <w:t xml:space="preserve">In matrix form, with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t xml:space="preserve"> denoting the </w:t>
      </w:r>
      <m:oMath>
        <m:r>
          <w:rPr>
            <w:rFonts w:ascii="Cambria Math" w:hAnsi="Cambria Math"/>
          </w:rPr>
          <m:t>M</m:t>
        </m:r>
      </m:oMath>
      <w:r>
        <w:t xml:space="preserve">-cell by </w:t>
      </w:r>
      <m:oMath>
        <m:r>
          <w:rPr>
            <w:rFonts w:ascii="Cambria Math" w:hAnsi="Cambria Math"/>
          </w:rPr>
          <m:t>N</m:t>
        </m:r>
      </m:oMath>
      <w:r>
        <w:t>-gene expression matrix:</w:t>
      </w:r>
    </w:p>
    <w:p w14:paraId="1BD119AA" w14:textId="003EF04D" w:rsidR="00DA1B97" w:rsidRDefault="00000000">
      <w:pPr>
        <w:pStyle w:val="BodyText"/>
      </w:pPr>
      <m:oMathPara>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ins w:id="263" w:author="Juan Pablo Bernal Tamayo" w:date="2026-03-11T10:49:00Z" w16du:dateUtc="2026-03-11T07:49:00Z">
              <w:rPr>
                <w:rFonts w:ascii="Cambria Math" w:hAnsi="Cambria Math"/>
              </w:rPr>
              <m:t>φ</m:t>
            </w:ins>
          </m:r>
          <m:d>
            <m:dPr>
              <m:ctrlPr>
                <w:ins w:id="264" w:author="Juan Pablo Bernal Tamayo" w:date="2026-03-11T10:49:00Z" w16du:dateUtc="2026-03-11T07:49:00Z">
                  <w:rPr>
                    <w:rFonts w:ascii="Cambria Math" w:hAnsi="Cambria Math"/>
                  </w:rPr>
                </w:ins>
              </m:ctrlPr>
            </m:dPr>
            <m:e>
              <m:r>
                <w:ins w:id="265" w:author="Juan Pablo Bernal Tamayo" w:date="2026-03-11T10:49:00Z" w16du:dateUtc="2026-03-11T07:49:00Z">
                  <w:rPr>
                    <w:rFonts w:ascii="Cambria Math" w:hAnsi="Cambria Math"/>
                  </w:rPr>
                  <m:t>X</m:t>
                </w:ins>
              </m:r>
            </m:e>
          </m:d>
          <m:sSup>
            <m:sSupPr>
              <m:ctrlPr>
                <w:ins w:id="266" w:author="Juan Pablo Bernal Tamayo" w:date="2026-03-11T10:49:00Z" w16du:dateUtc="2026-03-11T07:49:00Z">
                  <w:rPr>
                    <w:rFonts w:ascii="Cambria Math" w:hAnsi="Cambria Math"/>
                    <w:i/>
                  </w:rPr>
                </w:ins>
              </m:ctrlPr>
            </m:sSupPr>
            <m:e>
              <m:r>
                <w:ins w:id="267" w:author="Juan Pablo Bernal Tamayo" w:date="2026-03-11T10:49:00Z" w16du:dateUtc="2026-03-11T07:49:00Z">
                  <w:rPr>
                    <w:rFonts w:ascii="Cambria Math" w:hAnsi="Cambria Math"/>
                  </w:rPr>
                  <m:t>W</m:t>
                </w:ins>
              </m:r>
            </m:e>
            <m:sup>
              <m:r>
                <w:ins w:id="268" w:author="Juan Pablo Bernal Tamayo" w:date="2026-03-11T10:49:00Z" w16du:dateUtc="2026-03-11T07:49:00Z">
                  <w:rPr>
                    <w:rFonts w:ascii="Cambria Math" w:hAnsi="Cambria Math"/>
                  </w:rPr>
                  <m:t>T</m:t>
                </w:ins>
              </m:r>
            </m:sup>
          </m:sSup>
          <w:commentRangeStart w:id="269"/>
          <m:r>
            <w:del w:id="270" w:author="Juan Pablo Bernal Tamayo" w:date="2026-03-11T10:49:00Z" w16du:dateUtc="2026-03-11T07:49:00Z">
              <w:rPr>
                <w:rFonts w:ascii="Cambria Math" w:hAnsi="Cambria Math"/>
              </w:rPr>
              <m:t>W φ</m:t>
            </w:del>
          </m:r>
          <m:d>
            <m:dPr>
              <m:ctrlPr>
                <w:del w:id="271" w:author="Juan Pablo Bernal Tamayo" w:date="2026-03-11T10:49:00Z" w16du:dateUtc="2026-03-11T07:49:00Z">
                  <w:rPr>
                    <w:rFonts w:ascii="Cambria Math" w:hAnsi="Cambria Math"/>
                  </w:rPr>
                </w:del>
              </m:ctrlPr>
            </m:dPr>
            <m:e>
              <m:r>
                <w:del w:id="272" w:author="Juan Pablo Bernal Tamayo" w:date="2026-03-11T10:49:00Z" w16du:dateUtc="2026-03-11T07:49:00Z">
                  <w:rPr>
                    <w:rFonts w:ascii="Cambria Math" w:hAnsi="Cambria Math"/>
                  </w:rPr>
                  <m:t>X</m:t>
                </w:del>
              </m:r>
            </m:e>
          </m:d>
          <w:commentRangeEnd w:id="269"/>
          <m:r>
            <w:del w:id="273" w:author="Juan Pablo Bernal Tamayo" w:date="2026-03-11T10:49:00Z" w16du:dateUtc="2026-03-11T07:49:00Z">
              <m:rPr>
                <m:sty m:val="p"/>
              </m:rPr>
              <w:rPr>
                <w:rStyle w:val="CommentReference"/>
                <w:rFonts w:ascii="Cambria Math" w:hAnsi="Cambria Math"/>
                <w:sz w:val="24"/>
                <w:szCs w:val="24"/>
              </w:rPr>
              <w:commentReference w:id="269"/>
            </w:del>
          </m:r>
          <m:r>
            <m:rPr>
              <m:sty m:val="p"/>
            </m:rPr>
            <w:rPr>
              <w:rFonts w:ascii="Cambria Math" w:hAnsi="Cambria Math"/>
            </w:rPr>
            <m:t>-</m:t>
          </m:r>
          <w:commentRangeStart w:id="274"/>
          <m:r>
            <w:del w:id="275" w:author="Juan Pablo Bernal Tamayo" w:date="2026-03-11T10:51:00Z" w16du:dateUtc="2026-03-11T07:51:00Z">
              <w:rPr>
                <w:rFonts w:ascii="Cambria Math" w:hAnsi="Cambria Math"/>
              </w:rPr>
              <m:t>γ</m:t>
            </w:del>
          </m:r>
          <m:r>
            <w:rPr>
              <w:rFonts w:ascii="Cambria Math" w:hAnsi="Cambria Math"/>
            </w:rPr>
            <m:t>X</m:t>
          </m:r>
          <w:commentRangeEnd w:id="274"/>
          <m:r>
            <w:del w:id="276" w:author="Juan Pablo Bernal Tamayo" w:date="2026-03-11T10:53:00Z" w16du:dateUtc="2026-03-11T07:53:00Z">
              <m:rPr>
                <m:sty m:val="p"/>
              </m:rPr>
              <w:rPr>
                <w:rStyle w:val="CommentReference"/>
                <w:rFonts w:ascii="Cambria Math" w:hAnsi="Cambria Math"/>
                <w:sz w:val="24"/>
                <w:szCs w:val="24"/>
              </w:rPr>
              <w:commentReference w:id="274"/>
            </w:del>
          </m:r>
          <m:r>
            <w:ins w:id="277" w:author="Juan Pablo Bernal Tamayo" w:date="2026-03-11T10:53:00Z" w16du:dateUtc="2026-03-11T07:53:00Z">
              <m:rPr>
                <m:sty m:val="p"/>
              </m:rPr>
              <w:rPr>
                <w:rFonts w:ascii="Cambria Math" w:hAnsi="Cambria Math"/>
              </w:rPr>
              <m:t>Γ</m:t>
            </w:ins>
          </m:r>
          <m:r>
            <m:rPr>
              <m:sty m:val="p"/>
            </m:rPr>
            <w:rPr>
              <w:rFonts w:ascii="Cambria Math" w:hAnsi="Cambria Math"/>
            </w:rPr>
            <m:t>+</m:t>
          </m:r>
          <w:commentRangeStart w:id="278"/>
          <w:commentRangeStart w:id="279"/>
          <m:r>
            <w:del w:id="280" w:author="Juan Pablo Bernal Tamayo" w:date="2026-03-11T10:50:00Z" w16du:dateUtc="2026-03-11T07:50:00Z">
              <w:rPr>
                <w:rFonts w:ascii="Cambria Math" w:hAnsi="Cambria Math"/>
              </w:rPr>
              <m:t>I </m:t>
            </w:del>
          </m:r>
          <m:sSup>
            <m:sSupPr>
              <m:ctrlPr>
                <w:rPr>
                  <w:rFonts w:ascii="Cambria Math" w:hAnsi="Cambria Math"/>
                </w:rPr>
              </m:ctrlPr>
            </m:sSupPr>
            <m:e>
              <m:r>
                <m:rPr>
                  <m:sty m:val="b"/>
                </m:rPr>
                <w:rPr>
                  <w:rFonts w:ascii="Cambria Math" w:hAnsi="Cambria Math"/>
                </w:rPr>
                <m:t>1</m:t>
              </m:r>
            </m:e>
            <m:sup>
              <m:r>
                <w:rPr>
                  <w:rFonts w:ascii="Cambria Math" w:hAnsi="Cambria Math"/>
                </w:rPr>
                <m:t>T</m:t>
              </m:r>
            </m:sup>
          </m:sSup>
          <w:commentRangeEnd w:id="278"/>
          <m:r>
            <w:rPr>
              <w:rStyle w:val="CommentReference"/>
              <w:rFonts w:ascii="Cambria Math" w:hAnsi="Cambria Math"/>
              <w:i/>
              <w:sz w:val="24"/>
              <w:szCs w:val="24"/>
            </w:rPr>
            <w:commentReference w:id="278"/>
          </m:r>
          <w:commentRangeEnd w:id="279"/>
          <m:r>
            <w:rPr>
              <w:rStyle w:val="CommentReference"/>
              <w:rFonts w:ascii="Cambria Math" w:hAnsi="Cambria Math"/>
              <w:i/>
              <w:sz w:val="24"/>
              <w:szCs w:val="24"/>
            </w:rPr>
            <w:commentReference w:id="279"/>
          </m:r>
          <m:r>
            <w:ins w:id="281" w:author="Juan Pablo Bernal Tamayo" w:date="2026-03-11T10:50:00Z" w16du:dateUtc="2026-03-11T07:50:00Z">
              <w:rPr>
                <w:rFonts w:ascii="Cambria Math" w:hAnsi="Cambria Math"/>
              </w:rPr>
              <m:t>I </m:t>
            </w:ins>
          </m:r>
        </m:oMath>
      </m:oMathPara>
    </w:p>
    <w:p w14:paraId="3FD251E5" w14:textId="0937DC86" w:rsidR="00DA1B97" w:rsidRDefault="00674E62">
      <w:pPr>
        <w:pStyle w:val="FirstParagraph"/>
      </w:pPr>
      <w:r>
        <w:lastRenderedPageBreak/>
        <w:t xml:space="preserve">where </w:t>
      </w:r>
      <m:oMath>
        <m:r>
          <w:rPr>
            <w:rFonts w:ascii="Cambria Math" w:hAnsi="Cambria Math"/>
          </w:rPr>
          <m:t>φ</m:t>
        </m:r>
        <m:d>
          <m:dPr>
            <m:ctrlPr>
              <w:rPr>
                <w:rFonts w:ascii="Cambria Math" w:hAnsi="Cambria Math"/>
              </w:rPr>
            </m:ctrlPr>
          </m:dPr>
          <m:e>
            <m:r>
              <w:rPr>
                <w:rFonts w:ascii="Cambria Math" w:hAnsi="Cambria Math"/>
              </w:rPr>
              <m:t>X</m:t>
            </m:r>
          </m:e>
        </m:d>
      </m:oMath>
      <w:r>
        <w:t xml:space="preserve"> applies the Hill function element-wise,</w:t>
      </w:r>
      <w:commentRangeStart w:id="282"/>
      <w:r>
        <w:t xml:space="preserve"> </w:t>
      </w:r>
      <m:oMath>
        <m:r>
          <w:ins w:id="283" w:author="Juan Pablo Bernal Tamayo" w:date="2026-03-11T10:53:00Z" w16du:dateUtc="2026-03-11T07:53:00Z">
            <m:rPr>
              <m:sty m:val="p"/>
            </m:rPr>
            <w:rPr>
              <w:rFonts w:ascii="Cambria Math" w:hAnsi="Cambria Math"/>
            </w:rPr>
            <m:t>Γ</m:t>
          </w:ins>
        </m:r>
        <m:r>
          <w:del w:id="284" w:author="Juan Pablo Bernal Tamayo" w:date="2026-03-11T10:53:00Z" w16du:dateUtc="2026-03-11T07:53:00Z">
            <w:rPr>
              <w:rFonts w:ascii="Cambria Math" w:hAnsi="Cambria Math"/>
            </w:rPr>
            <m:t>γ</m:t>
          </w:del>
        </m:r>
      </m:oMath>
      <w:r>
        <w:t xml:space="preserve"> </w:t>
      </w:r>
      <w:commentRangeEnd w:id="282"/>
      <w:r w:rsidR="00C90F96">
        <w:rPr>
          <w:rStyle w:val="CommentReference"/>
          <w:sz w:val="24"/>
          <w:szCs w:val="24"/>
        </w:rPr>
        <w:commentReference w:id="282"/>
      </w:r>
      <w:r>
        <w:t xml:space="preserve">is a diagonal matrix of degradation rates, and </w:t>
      </w:r>
      <m:oMath>
        <m:r>
          <w:rPr>
            <w:rFonts w:ascii="Cambria Math" w:hAnsi="Cambria Math"/>
          </w:rPr>
          <m:t>I</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is the bias vector broadcast across cells.</w:t>
      </w:r>
    </w:p>
    <w:p w14:paraId="029CA572" w14:textId="77777777" w:rsidR="00DA1B97" w:rsidRDefault="00674E62">
      <w:pPr>
        <w:pStyle w:val="Heading3"/>
      </w:pPr>
      <w:bookmarkStart w:id="285" w:name="hill-function-activation"/>
      <w:bookmarkEnd w:id="261"/>
      <w:r>
        <w:t>1.2 Hill Function Activation</w:t>
      </w:r>
    </w:p>
    <w:p w14:paraId="4E83C56E" w14:textId="77777777" w:rsidR="00DA1B97" w:rsidRDefault="00674E62">
      <w:pPr>
        <w:pStyle w:val="FirstParagraph"/>
      </w:pPr>
      <w:r>
        <w:t>The activation function for each gene is the Hill (sigmoidal) function:</w:t>
      </w:r>
    </w:p>
    <w:p w14:paraId="3039DD96" w14:textId="77777777" w:rsidR="00DA1B97" w:rsidRDefault="00000000">
      <w:pPr>
        <w:pStyle w:val="BodyText"/>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j</m:t>
                  </m:r>
                </m:sub>
                <m:sup>
                  <m:sSub>
                    <m:sSubPr>
                      <m:ctrlPr>
                        <w:rPr>
                          <w:rFonts w:ascii="Cambria Math" w:hAnsi="Cambria Math"/>
                        </w:rPr>
                      </m:ctrlPr>
                    </m:sSubPr>
                    <m:e>
                      <m:r>
                        <w:rPr>
                          <w:rFonts w:ascii="Cambria Math" w:hAnsi="Cambria Math"/>
                        </w:rPr>
                        <m:t>n</m:t>
                      </m:r>
                    </m:e>
                    <m:sub>
                      <m:r>
                        <w:rPr>
                          <w:rFonts w:ascii="Cambria Math" w:hAnsi="Cambria Math"/>
                        </w:rPr>
                        <m:t>j</m:t>
                      </m:r>
                    </m:sub>
                  </m:sSub>
                </m:sup>
              </m:sSubSup>
            </m:num>
            <m:den>
              <m:sSubSup>
                <m:sSubSupPr>
                  <m:ctrlPr>
                    <w:rPr>
                      <w:rFonts w:ascii="Cambria Math" w:hAnsi="Cambria Math"/>
                    </w:rPr>
                  </m:ctrlPr>
                </m:sSubSupPr>
                <m:e>
                  <m:r>
                    <w:rPr>
                      <w:rFonts w:ascii="Cambria Math" w:hAnsi="Cambria Math"/>
                    </w:rPr>
                    <m:t>x</m:t>
                  </m:r>
                </m:e>
                <m:sub>
                  <m:r>
                    <w:rPr>
                      <w:rFonts w:ascii="Cambria Math" w:hAnsi="Cambria Math"/>
                    </w:rPr>
                    <m:t>j</m:t>
                  </m:r>
                </m:sub>
                <m:sup>
                  <m:sSub>
                    <m:sSubPr>
                      <m:ctrlPr>
                        <w:rPr>
                          <w:rFonts w:ascii="Cambria Math" w:hAnsi="Cambria Math"/>
                        </w:rPr>
                      </m:ctrlPr>
                    </m:sSubPr>
                    <m:e>
                      <m:r>
                        <w:rPr>
                          <w:rFonts w:ascii="Cambria Math" w:hAnsi="Cambria Math"/>
                        </w:rPr>
                        <m:t>n</m:t>
                      </m:r>
                    </m:e>
                    <m:sub>
                      <m:r>
                        <w:rPr>
                          <w:rFonts w:ascii="Cambria Math" w:hAnsi="Cambria Math"/>
                        </w:rPr>
                        <m:t>j</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j</m:t>
                  </m:r>
                </m:sub>
                <m:sup>
                  <m:sSub>
                    <m:sSubPr>
                      <m:ctrlPr>
                        <w:rPr>
                          <w:rFonts w:ascii="Cambria Math" w:hAnsi="Cambria Math"/>
                        </w:rPr>
                      </m:ctrlPr>
                    </m:sSubPr>
                    <m:e>
                      <m:r>
                        <w:rPr>
                          <w:rFonts w:ascii="Cambria Math" w:hAnsi="Cambria Math"/>
                        </w:rPr>
                        <m:t>n</m:t>
                      </m:r>
                    </m:e>
                    <m:sub>
                      <m:r>
                        <w:rPr>
                          <w:rFonts w:ascii="Cambria Math" w:hAnsi="Cambria Math"/>
                        </w:rPr>
                        <m:t>j</m:t>
                      </m:r>
                    </m:sub>
                  </m:sSub>
                </m:sup>
              </m:sSubSup>
            </m:den>
          </m:f>
        </m:oMath>
      </m:oMathPara>
    </w:p>
    <w:p w14:paraId="17094634" w14:textId="77777777" w:rsidR="008312C3" w:rsidRDefault="005027EF" w:rsidP="008312C3">
      <w:pPr>
        <w:pStyle w:val="FirstParagraph"/>
        <w:rPr>
          <w:ins w:id="286" w:author="Juan Pablo Bernal Tamayo" w:date="2026-03-11T11:20:00Z" w16du:dateUtc="2026-03-11T08:20:00Z"/>
        </w:rPr>
      </w:pPr>
      <w:ins w:id="287" w:author="Juan Pablo Bernal Tamayo" w:date="2026-03-11T11:00:00Z" w16du:dateUtc="2026-03-11T08:00:00Z">
        <w:r w:rsidRPr="005027EF">
          <w:t xml:space="preserve">where </w:t>
        </w:r>
      </w:ins>
      <m:oMath>
        <m:r>
          <w:ins w:id="288" w:author="Juan Pablo Bernal Tamayo" w:date="2026-03-11T11:00:00Z" w16du:dateUtc="2026-03-11T08:00:00Z">
            <w:rPr>
              <w:rFonts w:ascii="Cambria Math" w:hAnsi="Cambria Math"/>
            </w:rPr>
            <m:t>x≥0</m:t>
          </w:ins>
        </m:r>
      </m:oMath>
      <w:ins w:id="289" w:author="Juan Pablo Bernal Tamayo" w:date="2026-03-11T11:00:00Z" w16du:dateUtc="2026-03-11T08:00:00Z">
        <w:r w:rsidRPr="005027EF">
          <w:t xml:space="preserve"> is the gene expression level, </w:t>
        </w:r>
      </w:ins>
      <m:oMath>
        <m:r>
          <w:ins w:id="290" w:author="Juan Pablo Bernal Tamayo" w:date="2026-03-11T11:00:00Z" w16du:dateUtc="2026-03-11T08:00:00Z">
            <w:rPr>
              <w:rFonts w:ascii="Cambria Math" w:hAnsi="Cambria Math"/>
            </w:rPr>
            <m:t>k&gt;0</m:t>
          </w:ins>
        </m:r>
      </m:oMath>
      <w:ins w:id="291" w:author="Juan Pablo Bernal Tamayo" w:date="2026-03-11T11:00:00Z" w16du:dateUtc="2026-03-11T08:00:00Z">
        <w:r w:rsidRPr="005027EF">
          <w:t xml:space="preserve"> is the half-saturation constant, and </w:t>
        </w:r>
      </w:ins>
      <m:oMath>
        <m:r>
          <w:ins w:id="292" w:author="Juan Pablo Bernal Tamayo" w:date="2026-03-11T11:00:00Z" w16du:dateUtc="2026-03-11T08:00:00Z">
            <w:rPr>
              <w:rFonts w:ascii="Cambria Math" w:hAnsi="Cambria Math"/>
            </w:rPr>
            <m:t>n</m:t>
          </w:ins>
        </m:r>
        <m:r>
          <w:ins w:id="293" w:author="Juan Pablo Bernal Tamayo" w:date="2026-03-11T11:19:00Z" w16du:dateUtc="2026-03-11T08:19:00Z">
            <w:rPr>
              <w:rFonts w:ascii="Cambria Math" w:hAnsi="Cambria Math"/>
            </w:rPr>
            <m:t>≥1</m:t>
          </w:ins>
        </m:r>
        <m:r>
          <w:ins w:id="294" w:author="Juan Pablo Bernal Tamayo" w:date="2026-03-11T11:00:00Z" w16du:dateUtc="2026-03-11T08:00:00Z">
            <w:rPr>
              <w:rFonts w:ascii="Cambria Math" w:hAnsi="Cambria Math"/>
            </w:rPr>
            <m:t xml:space="preserve"> </m:t>
          </w:ins>
        </m:r>
      </m:oMath>
      <w:ins w:id="295" w:author="Juan Pablo Bernal Tamayo" w:date="2026-03-11T11:00:00Z" w16du:dateUtc="2026-03-11T08:00:00Z">
        <w:r w:rsidRPr="005027EF">
          <w:t xml:space="preserve">is the Hill coefficient. The parameter </w:t>
        </w:r>
      </w:ins>
      <m:oMath>
        <m:r>
          <w:ins w:id="296" w:author="Juan Pablo Bernal Tamayo" w:date="2026-03-11T11:00:00Z" w16du:dateUtc="2026-03-11T08:00:00Z">
            <w:rPr>
              <w:rFonts w:ascii="Cambria Math" w:hAnsi="Cambria Math"/>
            </w:rPr>
            <m:t>k</m:t>
          </w:ins>
        </m:r>
      </m:oMath>
      <w:ins w:id="297" w:author="Juan Pablo Bernal Tamayo" w:date="2026-03-11T11:00:00Z" w16du:dateUtc="2026-03-11T08:00:00Z">
        <w:r w:rsidRPr="005027EF">
          <w:t xml:space="preserve"> represents the half-maximal threshold—the expression level at which the transcription factor exerts half its maximal regulatory effect—and is directly related to the binding affinity of the transcription factor to its target promoters.</w:t>
        </w:r>
      </w:ins>
    </w:p>
    <w:p w14:paraId="36F69F0E" w14:textId="17D9E93A" w:rsidR="00DA1B97" w:rsidRPr="008312C3" w:rsidDel="005027EF" w:rsidRDefault="008312C3">
      <w:pPr>
        <w:pStyle w:val="BodyText"/>
        <w:rPr>
          <w:del w:id="298" w:author="Juan Pablo Bernal Tamayo" w:date="2026-03-11T11:00:00Z" w16du:dateUtc="2026-03-11T08:00:00Z"/>
          <w:rFonts w:ascii="Cambria Math" w:hAnsi="Cambria Math"/>
          <w:oMath/>
          <w:rPrChange w:id="299" w:author="Juan Pablo Bernal Tamayo" w:date="2026-03-11T11:22:00Z" w16du:dateUtc="2026-03-11T08:22:00Z">
            <w:rPr>
              <w:del w:id="300" w:author="Juan Pablo Bernal Tamayo" w:date="2026-03-11T11:00:00Z" w16du:dateUtc="2026-03-11T08:00:00Z"/>
              <w:oMath/>
            </w:rPr>
          </w:rPrChange>
        </w:rPr>
      </w:pPr>
      <w:ins w:id="301" w:author="Juan Pablo Bernal Tamayo" w:date="2026-03-11T11:20:00Z" w16du:dateUtc="2026-03-11T08:20:00Z">
        <w:r>
          <w:t xml:space="preserve">The parameter </w:t>
        </w:r>
      </w:ins>
      <m:oMath>
        <m:r>
          <w:ins w:id="302" w:author="Juan Pablo Bernal Tamayo" w:date="2026-03-11T11:20:00Z" w16du:dateUtc="2026-03-11T08:20:00Z">
            <w:rPr>
              <w:rFonts w:ascii="Cambria Math" w:hAnsi="Cambria Math"/>
            </w:rPr>
            <m:t>n</m:t>
          </w:ins>
        </m:r>
      </m:oMath>
      <w:ins w:id="303" w:author="Juan Pablo Bernal Tamayo" w:date="2026-03-11T11:20:00Z" w16du:dateUtc="2026-03-11T08:20:00Z">
        <w:r>
          <w:t xml:space="preserve"> quantifies cooperativity in transcriptional regulation: </w:t>
        </w:r>
      </w:ins>
      <m:oMath>
        <m:r>
          <w:ins w:id="304" w:author="Juan Pablo Bernal Tamayo" w:date="2026-03-11T11:20:00Z" w16du:dateUtc="2026-03-11T08:20:00Z">
            <w:rPr>
              <w:rFonts w:ascii="Cambria Math" w:hAnsi="Cambria Math"/>
            </w:rPr>
            <m:t>n&gt;1</m:t>
          </w:ins>
        </m:r>
      </m:oMath>
      <w:ins w:id="305" w:author="Juan Pablo Bernal Tamayo" w:date="2026-03-11T11:20:00Z" w16du:dateUtc="2026-03-11T08:20:00Z">
        <w:r>
          <w:t xml:space="preserve"> indicates positive cooperativity (switch-like behavior), and </w:t>
        </w:r>
      </w:ins>
      <m:oMath>
        <m:r>
          <w:ins w:id="306" w:author="Juan Pablo Bernal Tamayo" w:date="2026-03-11T11:20:00Z" w16du:dateUtc="2026-03-11T08:20:00Z">
            <w:rPr>
              <w:rFonts w:ascii="Cambria Math" w:hAnsi="Cambria Math"/>
            </w:rPr>
            <m:t>n=1</m:t>
          </w:ins>
        </m:r>
      </m:oMath>
      <w:ins w:id="307" w:author="Juan Pablo Bernal Tamayo" w:date="2026-03-11T11:20:00Z" w16du:dateUtc="2026-03-11T08:20:00Z">
        <w:r>
          <w:t xml:space="preserve"> corresponds to simple Michaelis–Menten kinetics. Unlike standard formulations where </w:t>
        </w:r>
      </w:ins>
      <m:oMath>
        <m:r>
          <w:ins w:id="308" w:author="Juan Pablo Bernal Tamayo" w:date="2026-03-11T11:20:00Z" w16du:dateUtc="2026-03-11T08:20:00Z">
            <w:rPr>
              <w:rFonts w:ascii="Cambria Math" w:hAnsi="Cambria Math"/>
            </w:rPr>
            <m:t>n&lt;1</m:t>
          </w:ins>
        </m:r>
      </m:oMath>
      <w:ins w:id="309" w:author="Juan Pablo Bernal Tamayo" w:date="2026-03-11T11:20:00Z" w16du:dateUtc="2026-03-11T08:20:00Z">
        <w:r>
          <w:t xml:space="preserve"> might denote negative cooperativity, our model restricts </w:t>
        </w:r>
      </w:ins>
      <m:oMath>
        <m:r>
          <w:ins w:id="310" w:author="Juan Pablo Bernal Tamayo" w:date="2026-03-11T11:20:00Z" w16du:dateUtc="2026-03-11T08:20:00Z">
            <w:rPr>
              <w:rFonts w:ascii="Cambria Math" w:hAnsi="Cambria Math"/>
            </w:rPr>
            <m:t>n≥1</m:t>
          </w:ins>
        </m:r>
      </m:oMath>
      <w:ins w:id="311" w:author="Juan Pablo Bernal Tamayo" w:date="2026-03-11T11:20:00Z" w16du:dateUtc="2026-03-11T08:20:00Z">
        <w:r>
          <w:t xml:space="preserve"> because repressive interactions are explicitly captured by negative weights in the regulatory network</w:t>
        </w:r>
      </w:ins>
      <w:ins w:id="312" w:author="Juan Pablo Bernal Tamayo" w:date="2026-03-11T11:22:00Z" w16du:dateUtc="2026-03-11T08:22:00Z">
        <w:r>
          <w:t xml:space="preserve">, </w:t>
        </w:r>
      </w:ins>
      <m:oMath>
        <m:sSub>
          <m:sSubPr>
            <m:ctrlPr>
              <w:ins w:id="313" w:author="Juan Pablo Bernal Tamayo" w:date="2026-03-11T11:22:00Z" w16du:dateUtc="2026-03-11T08:22:00Z">
                <w:rPr>
                  <w:rFonts w:ascii="Cambria Math" w:hAnsi="Cambria Math"/>
                  <w:i/>
                </w:rPr>
              </w:ins>
            </m:ctrlPr>
          </m:sSubPr>
          <m:e>
            <m:r>
              <w:ins w:id="314" w:author="Juan Pablo Bernal Tamayo" w:date="2026-03-11T11:20:00Z" w16du:dateUtc="2026-03-11T08:20:00Z">
                <w:rPr>
                  <w:rFonts w:ascii="Cambria Math" w:hAnsi="Cambria Math"/>
                </w:rPr>
                <m:t>W</m:t>
              </w:ins>
            </m:r>
          </m:e>
          <m:sub>
            <m:r>
              <w:ins w:id="315" w:author="Juan Pablo Bernal Tamayo" w:date="2026-03-11T11:22:00Z" w16du:dateUtc="2026-03-11T08:22:00Z">
                <w:rPr>
                  <w:rFonts w:ascii="Cambria Math" w:hAnsi="Cambria Math"/>
                </w:rPr>
                <m:t>ij</m:t>
              </w:ins>
            </m:r>
          </m:sub>
        </m:sSub>
        <m:r>
          <w:ins w:id="316" w:author="Juan Pablo Bernal Tamayo" w:date="2026-03-11T11:22:00Z" w16du:dateUtc="2026-03-11T08:22:00Z">
            <w:rPr>
              <w:rFonts w:ascii="Cambria Math" w:hAnsi="Cambria Math"/>
            </w:rPr>
            <m:t>&lt;0</m:t>
          </w:ins>
        </m:r>
      </m:oMath>
      <w:ins w:id="317" w:author="Juan Pablo Bernal Tamayo" w:date="2026-03-11T11:20:00Z" w16du:dateUtc="2026-03-11T08:20:00Z">
        <w:r>
          <w:t>.</w:t>
        </w:r>
      </w:ins>
      <w:ins w:id="318" w:author="Juan Pablo Bernal Tamayo" w:date="2026-03-11T11:00:00Z" w16du:dateUtc="2026-03-11T08:00:00Z">
        <w:r w:rsidR="005027EF" w:rsidRPr="005027EF">
          <w:t xml:space="preserve"> Overall, this function smoothly maps non-negative expression values to the unit interval, </w:t>
        </w:r>
      </w:ins>
      <m:oMath>
        <m:r>
          <w:ins w:id="319" w:author="Juan Pablo Bernal Tamayo" w:date="2026-03-11T11:00:00Z" w16du:dateUtc="2026-03-11T08:00:00Z">
            <w:rPr>
              <w:rFonts w:ascii="Cambria Math" w:eastAsiaTheme="minorEastAsia" w:hAnsi="Cambria Math"/>
            </w:rPr>
            <m:t>[0,1)</m:t>
          </w:ins>
        </m:r>
      </m:oMath>
      <w:ins w:id="320" w:author="Juan Pablo Bernal Tamayo" w:date="2026-03-11T11:00:00Z" w16du:dateUtc="2026-03-11T08:00:00Z">
        <w:r w:rsidR="005027EF" w:rsidRPr="005027EF">
          <w:t>.</w:t>
        </w:r>
      </w:ins>
      <w:commentRangeStart w:id="321"/>
      <w:del w:id="322" w:author="Juan Pablo Bernal Tamayo" w:date="2026-03-11T11:00:00Z" w16du:dateUtc="2026-03-11T08:00:00Z">
        <w:r w:rsidR="00674E62" w:rsidDel="005027EF">
          <w:delText xml:space="preserve">The </w:delText>
        </w:r>
        <w:commentRangeEnd w:id="321"/>
        <w:r w:rsidR="00C90F96" w:rsidDel="005027EF">
          <w:rPr>
            <w:rStyle w:val="CommentReference"/>
            <w:sz w:val="24"/>
            <w:szCs w:val="24"/>
          </w:rPr>
          <w:commentReference w:id="321"/>
        </w:r>
        <w:r w:rsidR="00674E62" w:rsidDel="005027EF">
          <w:delText xml:space="preserve">parameter </w:delText>
        </w:r>
      </w:del>
      <m:oMath>
        <m:sSub>
          <m:sSubPr>
            <m:ctrlPr>
              <w:del w:id="323" w:author="Juan Pablo Bernal Tamayo" w:date="2026-03-11T11:00:00Z" w16du:dateUtc="2026-03-11T08:00:00Z">
                <w:rPr>
                  <w:rFonts w:ascii="Cambria Math" w:hAnsi="Cambria Math"/>
                </w:rPr>
              </w:del>
            </m:ctrlPr>
          </m:sSubPr>
          <m:e>
            <m:r>
              <w:del w:id="324" w:author="Juan Pablo Bernal Tamayo" w:date="2026-03-11T11:00:00Z" w16du:dateUtc="2026-03-11T08:00:00Z">
                <w:rPr>
                  <w:rFonts w:ascii="Cambria Math" w:hAnsi="Cambria Math"/>
                </w:rPr>
                <m:t>k</m:t>
              </w:del>
            </m:r>
          </m:e>
          <m:sub>
            <m:r>
              <w:del w:id="325" w:author="Juan Pablo Bernal Tamayo" w:date="2026-03-11T11:00:00Z" w16du:dateUtc="2026-03-11T08:00:00Z">
                <w:rPr>
                  <w:rFonts w:ascii="Cambria Math" w:hAnsi="Cambria Math"/>
                </w:rPr>
                <m:t>j</m:t>
              </w:del>
            </m:r>
          </m:sub>
        </m:sSub>
        <m:r>
          <w:del w:id="326" w:author="Juan Pablo Bernal Tamayo" w:date="2026-03-11T11:00:00Z" w16du:dateUtc="2026-03-11T08:00:00Z">
            <m:rPr>
              <m:sty m:val="p"/>
            </m:rPr>
            <w:rPr>
              <w:rFonts w:ascii="Cambria Math" w:hAnsi="Cambria Math"/>
            </w:rPr>
            <m:t>&gt;</m:t>
          </w:del>
        </m:r>
        <m:r>
          <w:del w:id="327" w:author="Juan Pablo Bernal Tamayo" w:date="2026-03-11T11:00:00Z" w16du:dateUtc="2026-03-11T08:00:00Z">
            <w:rPr>
              <w:rFonts w:ascii="Cambria Math" w:hAnsi="Cambria Math"/>
            </w:rPr>
            <m:t>0</m:t>
          </w:del>
        </m:r>
      </m:oMath>
      <w:del w:id="328" w:author="Juan Pablo Bernal Tamayo" w:date="2026-03-11T11:00:00Z" w16du:dateUtc="2026-03-11T08:00:00Z">
        <w:r w:rsidR="00674E62" w:rsidDel="005027EF">
          <w:delText xml:space="preserve"> represents the half-maximal threshold—the expression level at which transcription factor </w:delText>
        </w:r>
      </w:del>
      <m:oMath>
        <m:r>
          <w:del w:id="329" w:author="Juan Pablo Bernal Tamayo" w:date="2026-03-11T11:00:00Z" w16du:dateUtc="2026-03-11T08:00:00Z">
            <w:rPr>
              <w:rFonts w:ascii="Cambria Math" w:hAnsi="Cambria Math"/>
            </w:rPr>
            <m:t>j</m:t>
          </w:del>
        </m:r>
      </m:oMath>
      <w:del w:id="330" w:author="Juan Pablo Bernal Tamayo" w:date="2026-03-11T11:00:00Z" w16du:dateUtc="2026-03-11T08:00:00Z">
        <w:r w:rsidR="00674E62" w:rsidDel="005027EF">
          <w:delText xml:space="preserve"> exerts half its maximal regulatory effect—and is related to the binding affinity of the transcription factor to its target promoters. The parameter </w:delText>
        </w:r>
      </w:del>
      <m:oMath>
        <m:sSub>
          <m:sSubPr>
            <m:ctrlPr>
              <w:del w:id="331" w:author="Juan Pablo Bernal Tamayo" w:date="2026-03-11T11:00:00Z" w16du:dateUtc="2026-03-11T08:00:00Z">
                <w:rPr>
                  <w:rFonts w:ascii="Cambria Math" w:hAnsi="Cambria Math"/>
                </w:rPr>
              </w:del>
            </m:ctrlPr>
          </m:sSubPr>
          <m:e>
            <m:r>
              <w:del w:id="332" w:author="Juan Pablo Bernal Tamayo" w:date="2026-03-11T11:00:00Z" w16du:dateUtc="2026-03-11T08:00:00Z">
                <w:rPr>
                  <w:rFonts w:ascii="Cambria Math" w:hAnsi="Cambria Math"/>
                </w:rPr>
                <m:t>n</m:t>
              </w:del>
            </m:r>
          </m:e>
          <m:sub>
            <m:r>
              <w:del w:id="333" w:author="Juan Pablo Bernal Tamayo" w:date="2026-03-11T11:00:00Z" w16du:dateUtc="2026-03-11T08:00:00Z">
                <w:rPr>
                  <w:rFonts w:ascii="Cambria Math" w:hAnsi="Cambria Math"/>
                </w:rPr>
                <m:t>j</m:t>
              </w:del>
            </m:r>
          </m:sub>
        </m:sSub>
        <m:r>
          <w:del w:id="334" w:author="Juan Pablo Bernal Tamayo" w:date="2026-03-11T11:00:00Z" w16du:dateUtc="2026-03-11T08:00:00Z">
            <m:rPr>
              <m:sty m:val="p"/>
            </m:rPr>
            <w:rPr>
              <w:rFonts w:ascii="Cambria Math" w:hAnsi="Cambria Math"/>
            </w:rPr>
            <m:t>&gt;</m:t>
          </w:del>
        </m:r>
        <m:r>
          <w:del w:id="335" w:author="Juan Pablo Bernal Tamayo" w:date="2026-03-11T11:00:00Z" w16du:dateUtc="2026-03-11T08:00:00Z">
            <w:rPr>
              <w:rFonts w:ascii="Cambria Math" w:hAnsi="Cambria Math"/>
            </w:rPr>
            <m:t>0</m:t>
          </w:del>
        </m:r>
      </m:oMath>
      <w:del w:id="336" w:author="Juan Pablo Bernal Tamayo" w:date="2026-03-11T11:00:00Z" w16du:dateUtc="2026-03-11T08:00:00Z">
        <w:r w:rsidR="00674E62" w:rsidDel="005027EF">
          <w:delText xml:space="preserve"> is the Hill coefficient, quantifying cooperativity in transcriptional regulation: </w:delText>
        </w:r>
      </w:del>
      <m:oMath>
        <m:sSub>
          <m:sSubPr>
            <m:ctrlPr>
              <w:del w:id="337" w:author="Juan Pablo Bernal Tamayo" w:date="2026-03-11T11:00:00Z" w16du:dateUtc="2026-03-11T08:00:00Z">
                <w:rPr>
                  <w:rFonts w:ascii="Cambria Math" w:hAnsi="Cambria Math"/>
                </w:rPr>
              </w:del>
            </m:ctrlPr>
          </m:sSubPr>
          <m:e>
            <m:r>
              <w:del w:id="338" w:author="Juan Pablo Bernal Tamayo" w:date="2026-03-11T11:00:00Z" w16du:dateUtc="2026-03-11T08:00:00Z">
                <w:rPr>
                  <w:rFonts w:ascii="Cambria Math" w:hAnsi="Cambria Math"/>
                </w:rPr>
                <m:t>n</m:t>
              </w:del>
            </m:r>
          </m:e>
          <m:sub>
            <m:r>
              <w:del w:id="339" w:author="Juan Pablo Bernal Tamayo" w:date="2026-03-11T11:00:00Z" w16du:dateUtc="2026-03-11T08:00:00Z">
                <w:rPr>
                  <w:rFonts w:ascii="Cambria Math" w:hAnsi="Cambria Math"/>
                </w:rPr>
                <m:t>j</m:t>
              </w:del>
            </m:r>
          </m:sub>
        </m:sSub>
        <m:r>
          <w:del w:id="340" w:author="Juan Pablo Bernal Tamayo" w:date="2026-03-11T11:00:00Z" w16du:dateUtc="2026-03-11T08:00:00Z">
            <m:rPr>
              <m:sty m:val="p"/>
            </m:rPr>
            <w:rPr>
              <w:rFonts w:ascii="Cambria Math" w:hAnsi="Cambria Math"/>
            </w:rPr>
            <m:t>&gt;</m:t>
          </w:del>
        </m:r>
        <m:r>
          <w:del w:id="341" w:author="Juan Pablo Bernal Tamayo" w:date="2026-03-11T11:00:00Z" w16du:dateUtc="2026-03-11T08:00:00Z">
            <w:rPr>
              <w:rFonts w:ascii="Cambria Math" w:hAnsi="Cambria Math"/>
            </w:rPr>
            <m:t>1</m:t>
          </w:del>
        </m:r>
      </m:oMath>
      <w:del w:id="342" w:author="Juan Pablo Bernal Tamayo" w:date="2026-03-11T11:00:00Z" w16du:dateUtc="2026-03-11T08:00:00Z">
        <w:r w:rsidR="00674E62" w:rsidDel="005027EF">
          <w:delText xml:space="preserve"> indicates positive cooperativity (switch-like behaviour), </w:delText>
        </w:r>
      </w:del>
      <m:oMath>
        <m:sSub>
          <m:sSubPr>
            <m:ctrlPr>
              <w:del w:id="343" w:author="Juan Pablo Bernal Tamayo" w:date="2026-03-11T11:00:00Z" w16du:dateUtc="2026-03-11T08:00:00Z">
                <w:rPr>
                  <w:rFonts w:ascii="Cambria Math" w:hAnsi="Cambria Math"/>
                </w:rPr>
              </w:del>
            </m:ctrlPr>
          </m:sSubPr>
          <m:e>
            <m:r>
              <w:del w:id="344" w:author="Juan Pablo Bernal Tamayo" w:date="2026-03-11T11:00:00Z" w16du:dateUtc="2026-03-11T08:00:00Z">
                <w:rPr>
                  <w:rFonts w:ascii="Cambria Math" w:hAnsi="Cambria Math"/>
                </w:rPr>
                <m:t>n</m:t>
              </w:del>
            </m:r>
          </m:e>
          <m:sub>
            <m:r>
              <w:del w:id="345" w:author="Juan Pablo Bernal Tamayo" w:date="2026-03-11T11:00:00Z" w16du:dateUtc="2026-03-11T08:00:00Z">
                <w:rPr>
                  <w:rFonts w:ascii="Cambria Math" w:hAnsi="Cambria Math"/>
                </w:rPr>
                <m:t>j</m:t>
              </w:del>
            </m:r>
          </m:sub>
        </m:sSub>
        <m:r>
          <w:del w:id="346" w:author="Juan Pablo Bernal Tamayo" w:date="2026-03-11T11:00:00Z" w16du:dateUtc="2026-03-11T08:00:00Z">
            <m:rPr>
              <m:sty m:val="p"/>
            </m:rPr>
            <w:rPr>
              <w:rFonts w:ascii="Cambria Math" w:hAnsi="Cambria Math"/>
            </w:rPr>
            <m:t>=</m:t>
          </w:del>
        </m:r>
        <m:r>
          <w:del w:id="347" w:author="Juan Pablo Bernal Tamayo" w:date="2026-03-11T11:00:00Z" w16du:dateUtc="2026-03-11T08:00:00Z">
            <w:rPr>
              <w:rFonts w:ascii="Cambria Math" w:hAnsi="Cambria Math"/>
            </w:rPr>
            <m:t>1</m:t>
          </w:del>
        </m:r>
      </m:oMath>
      <w:del w:id="348" w:author="Juan Pablo Bernal Tamayo" w:date="2026-03-11T11:00:00Z" w16du:dateUtc="2026-03-11T08:00:00Z">
        <w:r w:rsidR="00674E62" w:rsidDel="005027EF">
          <w:delText xml:space="preserve"> corresponds to simple Michaelis–Menten kinetics, and </w:delText>
        </w:r>
      </w:del>
      <m:oMath>
        <m:sSub>
          <m:sSubPr>
            <m:ctrlPr>
              <w:del w:id="349" w:author="Juan Pablo Bernal Tamayo" w:date="2026-03-11T11:00:00Z" w16du:dateUtc="2026-03-11T08:00:00Z">
                <w:rPr>
                  <w:rFonts w:ascii="Cambria Math" w:hAnsi="Cambria Math"/>
                </w:rPr>
              </w:del>
            </m:ctrlPr>
          </m:sSubPr>
          <m:e>
            <m:r>
              <w:del w:id="350" w:author="Juan Pablo Bernal Tamayo" w:date="2026-03-11T11:00:00Z" w16du:dateUtc="2026-03-11T08:00:00Z">
                <w:rPr>
                  <w:rFonts w:ascii="Cambria Math" w:hAnsi="Cambria Math"/>
                </w:rPr>
                <m:t>n</m:t>
              </w:del>
            </m:r>
          </m:e>
          <m:sub>
            <m:r>
              <w:del w:id="351" w:author="Juan Pablo Bernal Tamayo" w:date="2026-03-11T11:00:00Z" w16du:dateUtc="2026-03-11T08:00:00Z">
                <w:rPr>
                  <w:rFonts w:ascii="Cambria Math" w:hAnsi="Cambria Math"/>
                </w:rPr>
                <m:t>j</m:t>
              </w:del>
            </m:r>
          </m:sub>
        </m:sSub>
        <m:r>
          <w:del w:id="352" w:author="Juan Pablo Bernal Tamayo" w:date="2026-03-11T11:00:00Z" w16du:dateUtc="2026-03-11T08:00:00Z">
            <m:rPr>
              <m:sty m:val="p"/>
            </m:rPr>
            <w:rPr>
              <w:rFonts w:ascii="Cambria Math" w:hAnsi="Cambria Math"/>
            </w:rPr>
            <m:t>&lt;</m:t>
          </w:del>
        </m:r>
        <m:r>
          <w:del w:id="353" w:author="Juan Pablo Bernal Tamayo" w:date="2026-03-11T11:00:00Z" w16du:dateUtc="2026-03-11T08:00:00Z">
            <w:rPr>
              <w:rFonts w:ascii="Cambria Math" w:hAnsi="Cambria Math"/>
            </w:rPr>
            <m:t>1</m:t>
          </w:del>
        </m:r>
      </m:oMath>
      <w:del w:id="354" w:author="Juan Pablo Bernal Tamayo" w:date="2026-03-11T11:00:00Z" w16du:dateUtc="2026-03-11T08:00:00Z">
        <w:r w:rsidR="00674E62" w:rsidDel="005027EF">
          <w:delText xml:space="preserve"> indicates negative cooperativity. The function maps non-negative expression values to the unit interval, </w:delText>
        </w:r>
      </w:del>
      <m:oMath>
        <m:sSub>
          <m:sSubPr>
            <m:ctrlPr>
              <w:del w:id="355" w:author="Juan Pablo Bernal Tamayo" w:date="2026-03-11T11:00:00Z" w16du:dateUtc="2026-03-11T08:00:00Z">
                <w:rPr>
                  <w:rFonts w:ascii="Cambria Math" w:hAnsi="Cambria Math"/>
                </w:rPr>
              </w:del>
            </m:ctrlPr>
          </m:sSubPr>
          <m:e>
            <m:r>
              <w:del w:id="356" w:author="Juan Pablo Bernal Tamayo" w:date="2026-03-11T11:00:00Z" w16du:dateUtc="2026-03-11T08:00:00Z">
                <w:rPr>
                  <w:rFonts w:ascii="Cambria Math" w:hAnsi="Cambria Math"/>
                </w:rPr>
                <m:t>φ</m:t>
              </w:del>
            </m:r>
          </m:e>
          <m:sub>
            <m:r>
              <w:del w:id="357" w:author="Juan Pablo Bernal Tamayo" w:date="2026-03-11T11:00:00Z" w16du:dateUtc="2026-03-11T08:00:00Z">
                <w:rPr>
                  <w:rFonts w:ascii="Cambria Math" w:hAnsi="Cambria Math"/>
                </w:rPr>
                <m:t>j</m:t>
              </w:del>
            </m:r>
          </m:sub>
        </m:sSub>
        <m:r>
          <w:del w:id="358" w:author="Juan Pablo Bernal Tamayo" w:date="2026-03-11T11:00:00Z" w16du:dateUtc="2026-03-11T08:00:00Z">
            <m:rPr>
              <m:sty m:val="p"/>
            </m:rPr>
            <w:rPr>
              <w:rFonts w:ascii="Cambria Math" w:hAnsi="Cambria Math"/>
            </w:rPr>
            <m:t>:</m:t>
          </w:del>
        </m:r>
        <m:sSub>
          <m:sSubPr>
            <m:ctrlPr>
              <w:del w:id="359" w:author="Juan Pablo Bernal Tamayo" w:date="2026-03-11T11:00:00Z" w16du:dateUtc="2026-03-11T08:00:00Z">
                <w:rPr>
                  <w:rFonts w:ascii="Cambria Math" w:hAnsi="Cambria Math"/>
                </w:rPr>
              </w:del>
            </m:ctrlPr>
          </m:sSubPr>
          <m:e>
            <m:r>
              <w:del w:id="360" w:author="Juan Pablo Bernal Tamayo" w:date="2026-03-11T11:00:00Z" w16du:dateUtc="2026-03-11T08:00:00Z">
                <m:rPr>
                  <m:scr m:val="double-struck"/>
                  <m:sty m:val="p"/>
                </m:rPr>
                <w:rPr>
                  <w:rFonts w:ascii="Cambria Math" w:hAnsi="Cambria Math"/>
                </w:rPr>
                <m:t>R</m:t>
              </w:del>
            </m:r>
          </m:e>
          <m:sub>
            <m:r>
              <w:del w:id="361" w:author="Juan Pablo Bernal Tamayo" w:date="2026-03-11T11:00:00Z" w16du:dateUtc="2026-03-11T08:00:00Z">
                <m:rPr>
                  <m:sty m:val="p"/>
                </m:rPr>
                <w:rPr>
                  <w:rFonts w:ascii="Cambria Math" w:hAnsi="Cambria Math"/>
                </w:rPr>
                <m:t>≥</m:t>
              </w:del>
            </m:r>
            <m:r>
              <w:del w:id="362" w:author="Juan Pablo Bernal Tamayo" w:date="2026-03-11T11:00:00Z" w16du:dateUtc="2026-03-11T08:00:00Z">
                <w:rPr>
                  <w:rFonts w:ascii="Cambria Math" w:hAnsi="Cambria Math"/>
                </w:rPr>
                <m:t>0</m:t>
              </w:del>
            </m:r>
          </m:sub>
        </m:sSub>
        <m:r>
          <w:del w:id="363" w:author="Juan Pablo Bernal Tamayo" w:date="2026-03-11T11:00:00Z" w16du:dateUtc="2026-03-11T08:00:00Z">
            <m:rPr>
              <m:sty m:val="p"/>
            </m:rPr>
            <w:rPr>
              <w:rFonts w:ascii="Cambria Math" w:hAnsi="Cambria Math"/>
            </w:rPr>
            <m:t>→[</m:t>
          </w:del>
        </m:r>
        <m:r>
          <w:del w:id="364" w:author="Juan Pablo Bernal Tamayo" w:date="2026-03-11T11:00:00Z" w16du:dateUtc="2026-03-11T08:00:00Z">
            <w:rPr>
              <w:rFonts w:ascii="Cambria Math" w:hAnsi="Cambria Math"/>
            </w:rPr>
            <m:t>0</m:t>
          </w:del>
        </m:r>
        <m:r>
          <w:del w:id="365" w:author="Juan Pablo Bernal Tamayo" w:date="2026-03-11T11:00:00Z" w16du:dateUtc="2026-03-11T08:00:00Z">
            <m:rPr>
              <m:sty m:val="p"/>
            </m:rPr>
            <w:rPr>
              <w:rFonts w:ascii="Cambria Math" w:hAnsi="Cambria Math"/>
            </w:rPr>
            <m:t>,</m:t>
          </w:del>
        </m:r>
        <m:r>
          <w:del w:id="366" w:author="Juan Pablo Bernal Tamayo" w:date="2026-03-11T11:00:00Z" w16du:dateUtc="2026-03-11T08:00:00Z">
            <w:rPr>
              <w:rFonts w:ascii="Cambria Math" w:hAnsi="Cambria Math"/>
            </w:rPr>
            <m:t>1</m:t>
          </w:del>
        </m:r>
        <m:r>
          <w:del w:id="367" w:author="Juan Pablo Bernal Tamayo" w:date="2026-03-11T11:00:00Z" w16du:dateUtc="2026-03-11T08:00:00Z">
            <m:rPr>
              <m:sty m:val="p"/>
            </m:rPr>
            <w:rPr>
              <w:rFonts w:ascii="Cambria Math" w:hAnsi="Cambria Math"/>
            </w:rPr>
            <m:t>)</m:t>
          </w:del>
        </m:r>
      </m:oMath>
      <w:del w:id="368" w:author="Juan Pablo Bernal Tamayo" w:date="2026-03-11T11:00:00Z" w16du:dateUtc="2026-03-11T08:00:00Z">
        <w:r w:rsidR="00674E62" w:rsidDel="005027EF">
          <w:delText>.</w:delText>
        </w:r>
      </w:del>
    </w:p>
    <w:p w14:paraId="49CE9B19" w14:textId="77777777" w:rsidR="005027EF" w:rsidRDefault="005027EF">
      <w:pPr>
        <w:pStyle w:val="FirstParagraph"/>
        <w:rPr>
          <w:ins w:id="369" w:author="Juan Pablo Bernal Tamayo" w:date="2026-03-11T11:01:00Z" w16du:dateUtc="2026-03-11T08:01:00Z"/>
        </w:rPr>
      </w:pPr>
    </w:p>
    <w:p w14:paraId="2E40B494" w14:textId="77777777" w:rsidR="00DA1B97" w:rsidRDefault="00674E62">
      <w:pPr>
        <w:pStyle w:val="BodyText"/>
      </w:pPr>
      <w:commentRangeStart w:id="370"/>
      <w:r>
        <w:t>The derivative of the Hill function, required for the Jacobian analysis, is</w:t>
      </w:r>
      <w:commentRangeEnd w:id="370"/>
      <w:r w:rsidR="00C90F96">
        <w:rPr>
          <w:rStyle w:val="CommentReference"/>
          <w:sz w:val="24"/>
          <w:szCs w:val="24"/>
        </w:rPr>
        <w:commentReference w:id="370"/>
      </w:r>
      <w:r>
        <w:t>:</w:t>
      </w:r>
    </w:p>
    <w:commentRangeStart w:id="371"/>
    <w:p w14:paraId="035C591A" w14:textId="0AF03A10" w:rsidR="00DA1B97" w:rsidRPr="00AB19EC" w:rsidRDefault="00000000">
      <w:pPr>
        <w:pStyle w:val="BodyText"/>
        <w:rPr>
          <w:ins w:id="372" w:author="Juan Pablo Bernal Tamayo" w:date="2026-03-11T11:25:00Z" w16du:dateUtc="2026-03-11T08:25:00Z"/>
          <w:rFonts w:eastAsiaTheme="minorEastAsia"/>
        </w:rPr>
      </w:pPr>
      <m:oMathPara>
        <m:oMath>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f>
            <m:fPr>
              <m:ctrlPr>
                <w:rPr>
                  <w:rFonts w:ascii="Cambria Math" w:hAnsi="Cambria Math"/>
                </w:rPr>
              </m:ctrlPr>
            </m:fPr>
            <m:num>
              <m:sSub>
                <m:sSubPr>
                  <m:ctrlPr>
                    <w:del w:id="373" w:author="Juan Pablo Bernal Tamayo" w:date="2026-03-11T11:23:00Z" w16du:dateUtc="2026-03-11T08:23:00Z">
                      <w:rPr>
                        <w:rFonts w:ascii="Cambria Math" w:hAnsi="Cambria Math"/>
                      </w:rPr>
                    </w:del>
                  </m:ctrlPr>
                </m:sSubPr>
                <m:e>
                  <m:r>
                    <w:del w:id="374" w:author="Juan Pablo Bernal Tamayo" w:date="2026-03-11T11:23:00Z" w16du:dateUtc="2026-03-11T08:23:00Z">
                      <w:rPr>
                        <w:rFonts w:ascii="Cambria Math" w:hAnsi="Cambria Math"/>
                      </w:rPr>
                      <m:t>φ</m:t>
                    </w:del>
                  </m:r>
                </m:e>
                <m:sub>
                  <m:r>
                    <w:del w:id="375" w:author="Juan Pablo Bernal Tamayo" w:date="2026-03-11T11:23:00Z" w16du:dateUtc="2026-03-11T08:23:00Z">
                      <w:rPr>
                        <w:rFonts w:ascii="Cambria Math" w:hAnsi="Cambria Math"/>
                      </w:rPr>
                      <m:t>j</m:t>
                    </w:del>
                  </m:r>
                </m:sub>
              </m:sSub>
              <m:d>
                <m:dPr>
                  <m:ctrlPr>
                    <w:del w:id="376" w:author="Juan Pablo Bernal Tamayo" w:date="2026-03-11T11:23:00Z" w16du:dateUtc="2026-03-11T08:23:00Z">
                      <w:rPr>
                        <w:rFonts w:ascii="Cambria Math" w:hAnsi="Cambria Math"/>
                      </w:rPr>
                    </w:del>
                  </m:ctrlPr>
                </m:dPr>
                <m:e>
                  <m:sSub>
                    <m:sSubPr>
                      <m:ctrlPr>
                        <w:del w:id="377" w:author="Juan Pablo Bernal Tamayo" w:date="2026-03-11T11:23:00Z" w16du:dateUtc="2026-03-11T08:23:00Z">
                          <w:rPr>
                            <w:rFonts w:ascii="Cambria Math" w:hAnsi="Cambria Math"/>
                          </w:rPr>
                        </w:del>
                      </m:ctrlPr>
                    </m:sSubPr>
                    <m:e>
                      <m:r>
                        <w:del w:id="378" w:author="Juan Pablo Bernal Tamayo" w:date="2026-03-11T11:23:00Z" w16du:dateUtc="2026-03-11T08:23:00Z">
                          <w:rPr>
                            <w:rFonts w:ascii="Cambria Math" w:hAnsi="Cambria Math"/>
                          </w:rPr>
                          <m:t>x</m:t>
                        </w:del>
                      </m:r>
                    </m:e>
                    <m:sub>
                      <m:r>
                        <w:del w:id="379" w:author="Juan Pablo Bernal Tamayo" w:date="2026-03-11T11:23:00Z" w16du:dateUtc="2026-03-11T08:23:00Z">
                          <w:rPr>
                            <w:rFonts w:ascii="Cambria Math" w:hAnsi="Cambria Math"/>
                          </w:rPr>
                          <m:t>j</m:t>
                        </w:del>
                      </m:r>
                    </m:sub>
                  </m:sSub>
                </m:e>
              </m:d>
              <m:d>
                <m:dPr>
                  <m:ctrlPr>
                    <w:del w:id="380" w:author="Juan Pablo Bernal Tamayo" w:date="2026-03-11T11:23:00Z" w16du:dateUtc="2026-03-11T08:23:00Z">
                      <w:rPr>
                        <w:rFonts w:ascii="Cambria Math" w:hAnsi="Cambria Math"/>
                      </w:rPr>
                    </w:del>
                  </m:ctrlPr>
                </m:dPr>
                <m:e>
                  <m:r>
                    <w:del w:id="381" w:author="Juan Pablo Bernal Tamayo" w:date="2026-03-11T11:23:00Z" w16du:dateUtc="2026-03-11T08:23:00Z">
                      <w:rPr>
                        <w:rFonts w:ascii="Cambria Math" w:hAnsi="Cambria Math"/>
                      </w:rPr>
                      <m:t>1</m:t>
                    </w:del>
                  </m:r>
                  <m:r>
                    <w:del w:id="382" w:author="Juan Pablo Bernal Tamayo" w:date="2026-03-11T11:23:00Z" w16du:dateUtc="2026-03-11T08:23:00Z">
                      <m:rPr>
                        <m:sty m:val="p"/>
                      </m:rPr>
                      <w:rPr>
                        <w:rFonts w:ascii="Cambria Math" w:hAnsi="Cambria Math"/>
                      </w:rPr>
                      <m:t>-</m:t>
                    </w:del>
                  </m:r>
                  <m:sSub>
                    <m:sSubPr>
                      <m:ctrlPr>
                        <w:del w:id="383" w:author="Juan Pablo Bernal Tamayo" w:date="2026-03-11T11:23:00Z" w16du:dateUtc="2026-03-11T08:23:00Z">
                          <w:rPr>
                            <w:rFonts w:ascii="Cambria Math" w:hAnsi="Cambria Math"/>
                          </w:rPr>
                        </w:del>
                      </m:ctrlPr>
                    </m:sSubPr>
                    <m:e>
                      <m:r>
                        <w:del w:id="384" w:author="Juan Pablo Bernal Tamayo" w:date="2026-03-11T11:23:00Z" w16du:dateUtc="2026-03-11T08:23:00Z">
                          <w:rPr>
                            <w:rFonts w:ascii="Cambria Math" w:hAnsi="Cambria Math"/>
                          </w:rPr>
                          <m:t>φ</m:t>
                        </w:del>
                      </m:r>
                    </m:e>
                    <m:sub>
                      <m:r>
                        <w:del w:id="385" w:author="Juan Pablo Bernal Tamayo" w:date="2026-03-11T11:23:00Z" w16du:dateUtc="2026-03-11T08:23:00Z">
                          <w:rPr>
                            <w:rFonts w:ascii="Cambria Math" w:hAnsi="Cambria Math"/>
                          </w:rPr>
                          <m:t>j</m:t>
                        </w:del>
                      </m:r>
                    </m:sub>
                  </m:sSub>
                  <m:d>
                    <m:dPr>
                      <m:ctrlPr>
                        <w:del w:id="386" w:author="Juan Pablo Bernal Tamayo" w:date="2026-03-11T11:23:00Z" w16du:dateUtc="2026-03-11T08:23:00Z">
                          <w:rPr>
                            <w:rFonts w:ascii="Cambria Math" w:hAnsi="Cambria Math"/>
                          </w:rPr>
                        </w:del>
                      </m:ctrlPr>
                    </m:dPr>
                    <m:e>
                      <m:sSub>
                        <m:sSubPr>
                          <m:ctrlPr>
                            <w:del w:id="387" w:author="Juan Pablo Bernal Tamayo" w:date="2026-03-11T11:23:00Z" w16du:dateUtc="2026-03-11T08:23:00Z">
                              <w:rPr>
                                <w:rFonts w:ascii="Cambria Math" w:hAnsi="Cambria Math"/>
                              </w:rPr>
                            </w:del>
                          </m:ctrlPr>
                        </m:sSubPr>
                        <m:e>
                          <m:r>
                            <w:del w:id="388" w:author="Juan Pablo Bernal Tamayo" w:date="2026-03-11T11:23:00Z" w16du:dateUtc="2026-03-11T08:23:00Z">
                              <w:rPr>
                                <w:rFonts w:ascii="Cambria Math" w:hAnsi="Cambria Math"/>
                              </w:rPr>
                              <m:t>x</m:t>
                            </w:del>
                          </m:r>
                        </m:e>
                        <m:sub>
                          <m:r>
                            <w:del w:id="389" w:author="Juan Pablo Bernal Tamayo" w:date="2026-03-11T11:23:00Z" w16du:dateUtc="2026-03-11T08:23:00Z">
                              <w:rPr>
                                <w:rFonts w:ascii="Cambria Math" w:hAnsi="Cambria Math"/>
                              </w:rPr>
                              <m:t>j</m:t>
                            </w:del>
                          </m:r>
                        </m:sub>
                      </m:sSub>
                    </m:e>
                  </m:d>
                </m:e>
              </m:d>
              <m:sSub>
                <m:sSubPr>
                  <m:ctrlPr>
                    <w:ins w:id="390" w:author="Juan Pablo Bernal Tamayo" w:date="2026-03-11T11:23:00Z" w16du:dateUtc="2026-03-11T08:23:00Z">
                      <w:rPr>
                        <w:rFonts w:ascii="Cambria Math" w:hAnsi="Cambria Math"/>
                        <w:i/>
                      </w:rPr>
                    </w:ins>
                  </m:ctrlPr>
                </m:sSubPr>
                <m:e>
                  <m:r>
                    <w:ins w:id="391" w:author="Juan Pablo Bernal Tamayo" w:date="2026-03-11T11:23:00Z" w16du:dateUtc="2026-03-11T08:23:00Z">
                      <w:rPr>
                        <w:rFonts w:ascii="Cambria Math" w:hAnsi="Cambria Math"/>
                      </w:rPr>
                      <m:t>n</m:t>
                    </w:ins>
                  </m:r>
                </m:e>
                <m:sub>
                  <m:r>
                    <w:ins w:id="392" w:author="Juan Pablo Bernal Tamayo" w:date="2026-03-11T11:23:00Z" w16du:dateUtc="2026-03-11T08:23:00Z">
                      <w:rPr>
                        <w:rFonts w:ascii="Cambria Math" w:hAnsi="Cambria Math"/>
                      </w:rPr>
                      <m:t>j</m:t>
                    </w:ins>
                  </m:r>
                </m:sub>
              </m:sSub>
            </m:num>
            <m:den>
              <m:sSub>
                <m:sSubPr>
                  <m:ctrlPr>
                    <w:rPr>
                      <w:rFonts w:ascii="Cambria Math" w:hAnsi="Cambria Math"/>
                    </w:rPr>
                  </m:ctrlPr>
                </m:sSubPr>
                <m:e>
                  <m:r>
                    <w:rPr>
                      <w:rFonts w:ascii="Cambria Math" w:hAnsi="Cambria Math"/>
                    </w:rPr>
                    <m:t>x</m:t>
                  </m:r>
                </m:e>
                <m:sub>
                  <m:r>
                    <w:rPr>
                      <w:rFonts w:ascii="Cambria Math" w:hAnsi="Cambria Math"/>
                    </w:rPr>
                    <m:t>j</m:t>
                  </m:r>
                </m:sub>
              </m:sSub>
            </m:den>
          </m:f>
          <w:commentRangeEnd w:id="371"/>
          <m:r>
            <m:rPr>
              <m:sty m:val="p"/>
            </m:rPr>
            <w:rPr>
              <w:rStyle w:val="CommentReference"/>
              <w:rFonts w:ascii="Cambria Math" w:hAnsi="Cambria Math"/>
              <w:sz w:val="24"/>
              <w:szCs w:val="24"/>
            </w:rPr>
            <w:commentReference w:id="371"/>
          </m:r>
          <m:sSub>
            <m:sSubPr>
              <m:ctrlPr>
                <w:ins w:id="393" w:author="Juan Pablo Bernal Tamayo" w:date="2026-03-11T11:23:00Z" w16du:dateUtc="2026-03-11T08:23:00Z">
                  <w:rPr>
                    <w:rFonts w:ascii="Cambria Math" w:hAnsi="Cambria Math"/>
                  </w:rPr>
                </w:ins>
              </m:ctrlPr>
            </m:sSubPr>
            <m:e>
              <m:r>
                <w:ins w:id="394" w:author="Juan Pablo Bernal Tamayo" w:date="2026-03-11T11:23:00Z" w16du:dateUtc="2026-03-11T08:23:00Z">
                  <w:rPr>
                    <w:rFonts w:ascii="Cambria Math" w:hAnsi="Cambria Math"/>
                  </w:rPr>
                  <m:t>φ</m:t>
                </w:ins>
              </m:r>
            </m:e>
            <m:sub>
              <m:r>
                <w:ins w:id="395" w:author="Juan Pablo Bernal Tamayo" w:date="2026-03-11T11:23:00Z" w16du:dateUtc="2026-03-11T08:23:00Z">
                  <w:rPr>
                    <w:rFonts w:ascii="Cambria Math" w:hAnsi="Cambria Math"/>
                  </w:rPr>
                  <m:t>j</m:t>
                </w:ins>
              </m:r>
            </m:sub>
          </m:sSub>
          <m:d>
            <m:dPr>
              <m:ctrlPr>
                <w:ins w:id="396" w:author="Juan Pablo Bernal Tamayo" w:date="2026-03-11T11:23:00Z" w16du:dateUtc="2026-03-11T08:23:00Z">
                  <w:rPr>
                    <w:rFonts w:ascii="Cambria Math" w:hAnsi="Cambria Math"/>
                  </w:rPr>
                </w:ins>
              </m:ctrlPr>
            </m:dPr>
            <m:e>
              <m:sSub>
                <m:sSubPr>
                  <m:ctrlPr>
                    <w:ins w:id="397" w:author="Juan Pablo Bernal Tamayo" w:date="2026-03-11T11:23:00Z" w16du:dateUtc="2026-03-11T08:23:00Z">
                      <w:rPr>
                        <w:rFonts w:ascii="Cambria Math" w:hAnsi="Cambria Math"/>
                      </w:rPr>
                    </w:ins>
                  </m:ctrlPr>
                </m:sSubPr>
                <m:e>
                  <m:r>
                    <w:ins w:id="398" w:author="Juan Pablo Bernal Tamayo" w:date="2026-03-11T11:23:00Z" w16du:dateUtc="2026-03-11T08:23:00Z">
                      <w:rPr>
                        <w:rFonts w:ascii="Cambria Math" w:hAnsi="Cambria Math"/>
                      </w:rPr>
                      <m:t>x</m:t>
                    </w:ins>
                  </m:r>
                </m:e>
                <m:sub>
                  <m:r>
                    <w:ins w:id="399" w:author="Juan Pablo Bernal Tamayo" w:date="2026-03-11T11:23:00Z" w16du:dateUtc="2026-03-11T08:23:00Z">
                      <w:rPr>
                        <w:rFonts w:ascii="Cambria Math" w:hAnsi="Cambria Math"/>
                      </w:rPr>
                      <m:t>j</m:t>
                    </w:ins>
                  </m:r>
                </m:sub>
              </m:sSub>
            </m:e>
          </m:d>
          <m:d>
            <m:dPr>
              <m:ctrlPr>
                <w:ins w:id="400" w:author="Juan Pablo Bernal Tamayo" w:date="2026-03-11T11:23:00Z" w16du:dateUtc="2026-03-11T08:23:00Z">
                  <w:rPr>
                    <w:rFonts w:ascii="Cambria Math" w:hAnsi="Cambria Math"/>
                  </w:rPr>
                </w:ins>
              </m:ctrlPr>
            </m:dPr>
            <m:e>
              <m:r>
                <w:ins w:id="401" w:author="Juan Pablo Bernal Tamayo" w:date="2026-03-11T11:23:00Z" w16du:dateUtc="2026-03-11T08:23:00Z">
                  <w:rPr>
                    <w:rFonts w:ascii="Cambria Math" w:hAnsi="Cambria Math"/>
                  </w:rPr>
                  <m:t>1</m:t>
                </w:ins>
              </m:r>
              <m:r>
                <w:ins w:id="402" w:author="Juan Pablo Bernal Tamayo" w:date="2026-03-11T11:23:00Z" w16du:dateUtc="2026-03-11T08:23:00Z">
                  <m:rPr>
                    <m:sty m:val="p"/>
                  </m:rPr>
                  <w:rPr>
                    <w:rFonts w:ascii="Cambria Math" w:hAnsi="Cambria Math"/>
                  </w:rPr>
                  <m:t>-</m:t>
                </w:ins>
              </m:r>
              <m:sSub>
                <m:sSubPr>
                  <m:ctrlPr>
                    <w:ins w:id="403" w:author="Juan Pablo Bernal Tamayo" w:date="2026-03-11T11:23:00Z" w16du:dateUtc="2026-03-11T08:23:00Z">
                      <w:rPr>
                        <w:rFonts w:ascii="Cambria Math" w:hAnsi="Cambria Math"/>
                      </w:rPr>
                    </w:ins>
                  </m:ctrlPr>
                </m:sSubPr>
                <m:e>
                  <m:r>
                    <w:ins w:id="404" w:author="Juan Pablo Bernal Tamayo" w:date="2026-03-11T11:23:00Z" w16du:dateUtc="2026-03-11T08:23:00Z">
                      <w:rPr>
                        <w:rFonts w:ascii="Cambria Math" w:hAnsi="Cambria Math"/>
                      </w:rPr>
                      <m:t>φ</m:t>
                    </w:ins>
                  </m:r>
                </m:e>
                <m:sub>
                  <m:r>
                    <w:ins w:id="405" w:author="Juan Pablo Bernal Tamayo" w:date="2026-03-11T11:23:00Z" w16du:dateUtc="2026-03-11T08:23:00Z">
                      <w:rPr>
                        <w:rFonts w:ascii="Cambria Math" w:hAnsi="Cambria Math"/>
                      </w:rPr>
                      <m:t>j</m:t>
                    </w:ins>
                  </m:r>
                </m:sub>
              </m:sSub>
              <m:d>
                <m:dPr>
                  <m:ctrlPr>
                    <w:ins w:id="406" w:author="Juan Pablo Bernal Tamayo" w:date="2026-03-11T11:23:00Z" w16du:dateUtc="2026-03-11T08:23:00Z">
                      <w:rPr>
                        <w:rFonts w:ascii="Cambria Math" w:hAnsi="Cambria Math"/>
                      </w:rPr>
                    </w:ins>
                  </m:ctrlPr>
                </m:dPr>
                <m:e>
                  <m:sSub>
                    <m:sSubPr>
                      <m:ctrlPr>
                        <w:ins w:id="407" w:author="Juan Pablo Bernal Tamayo" w:date="2026-03-11T11:23:00Z" w16du:dateUtc="2026-03-11T08:23:00Z">
                          <w:rPr>
                            <w:rFonts w:ascii="Cambria Math" w:hAnsi="Cambria Math"/>
                          </w:rPr>
                        </w:ins>
                      </m:ctrlPr>
                    </m:sSubPr>
                    <m:e>
                      <m:r>
                        <w:ins w:id="408" w:author="Juan Pablo Bernal Tamayo" w:date="2026-03-11T11:23:00Z" w16du:dateUtc="2026-03-11T08:23:00Z">
                          <w:rPr>
                            <w:rFonts w:ascii="Cambria Math" w:hAnsi="Cambria Math"/>
                          </w:rPr>
                          <m:t>x</m:t>
                        </w:ins>
                      </m:r>
                    </m:e>
                    <m:sub>
                      <m:r>
                        <w:ins w:id="409" w:author="Juan Pablo Bernal Tamayo" w:date="2026-03-11T11:23:00Z" w16du:dateUtc="2026-03-11T08:23:00Z">
                          <w:rPr>
                            <w:rFonts w:ascii="Cambria Math" w:hAnsi="Cambria Math"/>
                          </w:rPr>
                          <m:t>j</m:t>
                        </w:ins>
                      </m:r>
                    </m:sub>
                  </m:sSub>
                </m:e>
              </m:d>
            </m:e>
          </m:d>
          <m:r>
            <w:ins w:id="410" w:author="Juan Pablo Bernal Tamayo" w:date="2026-03-11T11:23:00Z" w16du:dateUtc="2026-03-11T08:23:00Z">
              <w:rPr>
                <w:rFonts w:ascii="Cambria Math" w:hAnsi="Cambria Math"/>
              </w:rPr>
              <m:t>=</m:t>
            </w:ins>
          </m:r>
          <m:f>
            <m:fPr>
              <m:ctrlPr>
                <w:ins w:id="411" w:author="Juan Pablo Bernal Tamayo" w:date="2026-03-11T11:24:00Z" w16du:dateUtc="2026-03-11T08:24:00Z">
                  <w:rPr>
                    <w:rFonts w:ascii="Cambria Math" w:hAnsi="Cambria Math"/>
                    <w:i/>
                  </w:rPr>
                </w:ins>
              </m:ctrlPr>
            </m:fPr>
            <m:num>
              <m:sSub>
                <m:sSubPr>
                  <m:ctrlPr>
                    <w:ins w:id="412" w:author="Juan Pablo Bernal Tamayo" w:date="2026-03-11T11:24:00Z" w16du:dateUtc="2026-03-11T08:24:00Z">
                      <w:rPr>
                        <w:rFonts w:ascii="Cambria Math" w:hAnsi="Cambria Math"/>
                        <w:i/>
                      </w:rPr>
                    </w:ins>
                  </m:ctrlPr>
                </m:sSubPr>
                <m:e>
                  <m:r>
                    <w:ins w:id="413" w:author="Juan Pablo Bernal Tamayo" w:date="2026-03-11T11:24:00Z" w16du:dateUtc="2026-03-11T08:24:00Z">
                      <w:rPr>
                        <w:rFonts w:ascii="Cambria Math" w:hAnsi="Cambria Math"/>
                      </w:rPr>
                      <m:t>n</m:t>
                    </w:ins>
                  </m:r>
                </m:e>
                <m:sub>
                  <m:r>
                    <w:ins w:id="414" w:author="Juan Pablo Bernal Tamayo" w:date="2026-03-11T11:24:00Z" w16du:dateUtc="2026-03-11T08:24:00Z">
                      <w:rPr>
                        <w:rFonts w:ascii="Cambria Math" w:hAnsi="Cambria Math"/>
                      </w:rPr>
                      <m:t>j</m:t>
                    </w:ins>
                  </m:r>
                </m:sub>
              </m:sSub>
              <m:r>
                <w:ins w:id="415" w:author="Juan Pablo Bernal Tamayo" w:date="2026-03-11T11:24:00Z" w16du:dateUtc="2026-03-11T08:24:00Z">
                  <w:rPr>
                    <w:rFonts w:ascii="Cambria Math" w:hAnsi="Cambria Math"/>
                  </w:rPr>
                  <m:t>⋅</m:t>
                </w:ins>
              </m:r>
              <m:sSubSup>
                <m:sSubSupPr>
                  <m:ctrlPr>
                    <w:ins w:id="416" w:author="Juan Pablo Bernal Tamayo" w:date="2026-03-11T11:24:00Z" w16du:dateUtc="2026-03-11T08:24:00Z">
                      <w:rPr>
                        <w:rFonts w:ascii="Cambria Math" w:hAnsi="Cambria Math"/>
                        <w:i/>
                      </w:rPr>
                    </w:ins>
                  </m:ctrlPr>
                </m:sSubSupPr>
                <m:e>
                  <m:r>
                    <w:ins w:id="417" w:author="Juan Pablo Bernal Tamayo" w:date="2026-03-11T11:24:00Z" w16du:dateUtc="2026-03-11T08:24:00Z">
                      <w:rPr>
                        <w:rFonts w:ascii="Cambria Math" w:hAnsi="Cambria Math"/>
                      </w:rPr>
                      <m:t>k</m:t>
                    </w:ins>
                  </m:r>
                </m:e>
                <m:sub>
                  <m:r>
                    <w:ins w:id="418" w:author="Juan Pablo Bernal Tamayo" w:date="2026-03-11T11:24:00Z" w16du:dateUtc="2026-03-11T08:24:00Z">
                      <w:rPr>
                        <w:rFonts w:ascii="Cambria Math" w:hAnsi="Cambria Math"/>
                      </w:rPr>
                      <m:t>j</m:t>
                    </w:ins>
                  </m:r>
                </m:sub>
                <m:sup>
                  <m:sSub>
                    <m:sSubPr>
                      <m:ctrlPr>
                        <w:ins w:id="419" w:author="Juan Pablo Bernal Tamayo" w:date="2026-03-11T11:24:00Z" w16du:dateUtc="2026-03-11T08:24:00Z">
                          <w:rPr>
                            <w:rFonts w:ascii="Cambria Math" w:hAnsi="Cambria Math"/>
                            <w:i/>
                          </w:rPr>
                        </w:ins>
                      </m:ctrlPr>
                    </m:sSubPr>
                    <m:e>
                      <m:r>
                        <w:ins w:id="420" w:author="Juan Pablo Bernal Tamayo" w:date="2026-03-11T11:24:00Z" w16du:dateUtc="2026-03-11T08:24:00Z">
                          <w:rPr>
                            <w:rFonts w:ascii="Cambria Math" w:hAnsi="Cambria Math"/>
                          </w:rPr>
                          <m:t>n</m:t>
                        </w:ins>
                      </m:r>
                    </m:e>
                    <m:sub>
                      <m:r>
                        <w:ins w:id="421" w:author="Juan Pablo Bernal Tamayo" w:date="2026-03-11T11:24:00Z" w16du:dateUtc="2026-03-11T08:24:00Z">
                          <w:rPr>
                            <w:rFonts w:ascii="Cambria Math" w:hAnsi="Cambria Math"/>
                          </w:rPr>
                          <m:t>j</m:t>
                        </w:ins>
                      </m:r>
                    </m:sub>
                  </m:sSub>
                </m:sup>
              </m:sSubSup>
              <m:r>
                <w:ins w:id="422" w:author="Juan Pablo Bernal Tamayo" w:date="2026-03-11T11:24:00Z" w16du:dateUtc="2026-03-11T08:24:00Z">
                  <w:rPr>
                    <w:rFonts w:ascii="Cambria Math" w:hAnsi="Cambria Math"/>
                  </w:rPr>
                  <m:t>⋅</m:t>
                </w:ins>
              </m:r>
              <m:sSubSup>
                <m:sSubSupPr>
                  <m:ctrlPr>
                    <w:ins w:id="423" w:author="Juan Pablo Bernal Tamayo" w:date="2026-03-11T11:25:00Z" w16du:dateUtc="2026-03-11T08:25:00Z">
                      <w:rPr>
                        <w:rFonts w:ascii="Cambria Math" w:hAnsi="Cambria Math"/>
                        <w:i/>
                      </w:rPr>
                    </w:ins>
                  </m:ctrlPr>
                </m:sSubSupPr>
                <m:e>
                  <m:r>
                    <w:ins w:id="424" w:author="Juan Pablo Bernal Tamayo" w:date="2026-03-11T11:25:00Z" w16du:dateUtc="2026-03-11T08:25:00Z">
                      <w:rPr>
                        <w:rFonts w:ascii="Cambria Math" w:hAnsi="Cambria Math"/>
                      </w:rPr>
                      <m:t>x</m:t>
                    </w:ins>
                  </m:r>
                </m:e>
                <m:sub>
                  <m:r>
                    <w:ins w:id="425" w:author="Juan Pablo Bernal Tamayo" w:date="2026-03-11T11:25:00Z" w16du:dateUtc="2026-03-11T08:25:00Z">
                      <w:rPr>
                        <w:rFonts w:ascii="Cambria Math" w:hAnsi="Cambria Math"/>
                      </w:rPr>
                      <m:t>j</m:t>
                    </w:ins>
                  </m:r>
                </m:sub>
                <m:sup>
                  <m:sSub>
                    <m:sSubPr>
                      <m:ctrlPr>
                        <w:ins w:id="426" w:author="Juan Pablo Bernal Tamayo" w:date="2026-03-11T11:25:00Z" w16du:dateUtc="2026-03-11T08:25:00Z">
                          <w:rPr>
                            <w:rFonts w:ascii="Cambria Math" w:hAnsi="Cambria Math"/>
                            <w:i/>
                          </w:rPr>
                        </w:ins>
                      </m:ctrlPr>
                    </m:sSubPr>
                    <m:e>
                      <m:r>
                        <w:ins w:id="427" w:author="Juan Pablo Bernal Tamayo" w:date="2026-03-11T11:25:00Z" w16du:dateUtc="2026-03-11T08:25:00Z">
                          <w:rPr>
                            <w:rFonts w:ascii="Cambria Math" w:hAnsi="Cambria Math"/>
                          </w:rPr>
                          <m:t>n</m:t>
                        </w:ins>
                      </m:r>
                    </m:e>
                    <m:sub>
                      <m:r>
                        <w:ins w:id="428" w:author="Juan Pablo Bernal Tamayo" w:date="2026-03-11T11:25:00Z" w16du:dateUtc="2026-03-11T08:25:00Z">
                          <w:rPr>
                            <w:rFonts w:ascii="Cambria Math" w:hAnsi="Cambria Math"/>
                          </w:rPr>
                          <m:t>j</m:t>
                        </w:ins>
                      </m:r>
                    </m:sub>
                  </m:sSub>
                  <m:r>
                    <w:ins w:id="429" w:author="Juan Pablo Bernal Tamayo" w:date="2026-03-11T11:25:00Z" w16du:dateUtc="2026-03-11T08:25:00Z">
                      <w:rPr>
                        <w:rFonts w:ascii="Cambria Math" w:hAnsi="Cambria Math"/>
                      </w:rPr>
                      <m:t>-1</m:t>
                    </w:ins>
                  </m:r>
                </m:sup>
              </m:sSubSup>
            </m:num>
            <m:den>
              <m:sSup>
                <m:sSupPr>
                  <m:ctrlPr>
                    <w:ins w:id="430" w:author="Juan Pablo Bernal Tamayo" w:date="2026-03-11T11:25:00Z" w16du:dateUtc="2026-03-11T08:25:00Z">
                      <w:rPr>
                        <w:rFonts w:ascii="Cambria Math" w:hAnsi="Cambria Math"/>
                        <w:i/>
                      </w:rPr>
                    </w:ins>
                  </m:ctrlPr>
                </m:sSupPr>
                <m:e>
                  <m:d>
                    <m:dPr>
                      <m:ctrlPr>
                        <w:ins w:id="431" w:author="Juan Pablo Bernal Tamayo" w:date="2026-03-11T11:25:00Z" w16du:dateUtc="2026-03-11T08:25:00Z">
                          <w:rPr>
                            <w:rFonts w:ascii="Cambria Math" w:hAnsi="Cambria Math"/>
                            <w:i/>
                          </w:rPr>
                        </w:ins>
                      </m:ctrlPr>
                    </m:dPr>
                    <m:e>
                      <m:sSubSup>
                        <m:sSubSupPr>
                          <m:ctrlPr>
                            <w:ins w:id="432" w:author="Juan Pablo Bernal Tamayo" w:date="2026-03-11T11:25:00Z" w16du:dateUtc="2026-03-11T08:25:00Z">
                              <w:rPr>
                                <w:rFonts w:ascii="Cambria Math" w:hAnsi="Cambria Math"/>
                                <w:i/>
                              </w:rPr>
                            </w:ins>
                          </m:ctrlPr>
                        </m:sSubSupPr>
                        <m:e>
                          <m:r>
                            <w:ins w:id="433" w:author="Juan Pablo Bernal Tamayo" w:date="2026-03-11T11:25:00Z" w16du:dateUtc="2026-03-11T08:25:00Z">
                              <w:rPr>
                                <w:rFonts w:ascii="Cambria Math" w:hAnsi="Cambria Math"/>
                              </w:rPr>
                              <m:t>k</m:t>
                            </w:ins>
                          </m:r>
                        </m:e>
                        <m:sub>
                          <m:r>
                            <w:ins w:id="434" w:author="Juan Pablo Bernal Tamayo" w:date="2026-03-11T11:25:00Z" w16du:dateUtc="2026-03-11T08:25:00Z">
                              <w:rPr>
                                <w:rFonts w:ascii="Cambria Math" w:hAnsi="Cambria Math"/>
                              </w:rPr>
                              <m:t>j</m:t>
                            </w:ins>
                          </m:r>
                        </m:sub>
                        <m:sup>
                          <m:sSub>
                            <m:sSubPr>
                              <m:ctrlPr>
                                <w:ins w:id="435" w:author="Juan Pablo Bernal Tamayo" w:date="2026-03-11T11:25:00Z" w16du:dateUtc="2026-03-11T08:25:00Z">
                                  <w:rPr>
                                    <w:rFonts w:ascii="Cambria Math" w:hAnsi="Cambria Math"/>
                                    <w:i/>
                                  </w:rPr>
                                </w:ins>
                              </m:ctrlPr>
                            </m:sSubPr>
                            <m:e>
                              <m:r>
                                <w:ins w:id="436" w:author="Juan Pablo Bernal Tamayo" w:date="2026-03-11T11:25:00Z" w16du:dateUtc="2026-03-11T08:25:00Z">
                                  <w:rPr>
                                    <w:rFonts w:ascii="Cambria Math" w:hAnsi="Cambria Math"/>
                                  </w:rPr>
                                  <m:t>n</m:t>
                                </w:ins>
                              </m:r>
                            </m:e>
                            <m:sub>
                              <m:r>
                                <w:ins w:id="437" w:author="Juan Pablo Bernal Tamayo" w:date="2026-03-11T11:25:00Z" w16du:dateUtc="2026-03-11T08:25:00Z">
                                  <w:rPr>
                                    <w:rFonts w:ascii="Cambria Math" w:hAnsi="Cambria Math"/>
                                  </w:rPr>
                                  <m:t>j</m:t>
                                </w:ins>
                              </m:r>
                            </m:sub>
                          </m:sSub>
                        </m:sup>
                      </m:sSubSup>
                      <m:r>
                        <w:ins w:id="438" w:author="Juan Pablo Bernal Tamayo" w:date="2026-03-11T11:25:00Z" w16du:dateUtc="2026-03-11T08:25:00Z">
                          <w:rPr>
                            <w:rFonts w:ascii="Cambria Math" w:hAnsi="Cambria Math"/>
                          </w:rPr>
                          <m:t>+</m:t>
                        </w:ins>
                      </m:r>
                      <m:sSubSup>
                        <m:sSubSupPr>
                          <m:ctrlPr>
                            <w:ins w:id="439" w:author="Juan Pablo Bernal Tamayo" w:date="2026-03-11T11:25:00Z" w16du:dateUtc="2026-03-11T08:25:00Z">
                              <w:rPr>
                                <w:rFonts w:ascii="Cambria Math" w:hAnsi="Cambria Math"/>
                                <w:i/>
                              </w:rPr>
                            </w:ins>
                          </m:ctrlPr>
                        </m:sSubSupPr>
                        <m:e>
                          <m:r>
                            <w:ins w:id="440" w:author="Juan Pablo Bernal Tamayo" w:date="2026-03-11T11:25:00Z" w16du:dateUtc="2026-03-11T08:25:00Z">
                              <w:rPr>
                                <w:rFonts w:ascii="Cambria Math" w:hAnsi="Cambria Math"/>
                              </w:rPr>
                              <m:t>x</m:t>
                            </w:ins>
                          </m:r>
                        </m:e>
                        <m:sub>
                          <m:r>
                            <w:ins w:id="441" w:author="Juan Pablo Bernal Tamayo" w:date="2026-03-11T11:25:00Z" w16du:dateUtc="2026-03-11T08:25:00Z">
                              <w:rPr>
                                <w:rFonts w:ascii="Cambria Math" w:hAnsi="Cambria Math"/>
                              </w:rPr>
                              <m:t>j</m:t>
                            </w:ins>
                          </m:r>
                        </m:sub>
                        <m:sup>
                          <m:sSub>
                            <m:sSubPr>
                              <m:ctrlPr>
                                <w:ins w:id="442" w:author="Juan Pablo Bernal Tamayo" w:date="2026-03-11T11:25:00Z" w16du:dateUtc="2026-03-11T08:25:00Z">
                                  <w:rPr>
                                    <w:rFonts w:ascii="Cambria Math" w:hAnsi="Cambria Math"/>
                                    <w:i/>
                                  </w:rPr>
                                </w:ins>
                              </m:ctrlPr>
                            </m:sSubPr>
                            <m:e>
                              <m:r>
                                <w:ins w:id="443" w:author="Juan Pablo Bernal Tamayo" w:date="2026-03-11T11:25:00Z" w16du:dateUtc="2026-03-11T08:25:00Z">
                                  <w:rPr>
                                    <w:rFonts w:ascii="Cambria Math" w:hAnsi="Cambria Math"/>
                                  </w:rPr>
                                  <m:t>n</m:t>
                                </w:ins>
                              </m:r>
                            </m:e>
                            <m:sub>
                              <m:r>
                                <w:ins w:id="444" w:author="Juan Pablo Bernal Tamayo" w:date="2026-03-11T11:25:00Z" w16du:dateUtc="2026-03-11T08:25:00Z">
                                  <w:rPr>
                                    <w:rFonts w:ascii="Cambria Math" w:hAnsi="Cambria Math"/>
                                  </w:rPr>
                                  <m:t>j</m:t>
                                </w:ins>
                              </m:r>
                            </m:sub>
                          </m:sSub>
                        </m:sup>
                      </m:sSubSup>
                    </m:e>
                  </m:d>
                </m:e>
                <m:sup>
                  <m:r>
                    <w:ins w:id="445" w:author="Juan Pablo Bernal Tamayo" w:date="2026-03-11T11:25:00Z" w16du:dateUtc="2026-03-11T08:25:00Z">
                      <w:rPr>
                        <w:rFonts w:ascii="Cambria Math" w:hAnsi="Cambria Math"/>
                      </w:rPr>
                      <m:t>2</m:t>
                    </w:ins>
                  </m:r>
                </m:sup>
              </m:sSup>
            </m:den>
          </m:f>
        </m:oMath>
      </m:oMathPara>
    </w:p>
    <w:p w14:paraId="4B59B797" w14:textId="25620110" w:rsidR="00AB19EC" w:rsidRDefault="00AB19EC">
      <w:pPr>
        <w:pStyle w:val="BodyText"/>
      </w:pPr>
      <w:ins w:id="446" w:author="Juan Pablo Bernal Tamayo" w:date="2026-03-11T11:26:00Z" w16du:dateUtc="2026-03-11T08:26:00Z">
        <w:r w:rsidRPr="00AB19EC">
          <w:t xml:space="preserve">Crucially, restricting the domain of the Hill coefficient to </w:t>
        </w:r>
      </w:ins>
      <m:oMath>
        <m:r>
          <w:ins w:id="447" w:author="Juan Pablo Bernal Tamayo" w:date="2026-03-11T11:26:00Z" w16du:dateUtc="2026-03-11T08:26:00Z">
            <w:rPr>
              <w:rFonts w:ascii="Cambria Math" w:hAnsi="Cambria Math"/>
            </w:rPr>
            <m:t>n≥1</m:t>
          </w:ins>
        </m:r>
      </m:oMath>
      <w:ins w:id="448" w:author="Juan Pablo Bernal Tamayo" w:date="2026-03-11T11:26:00Z" w16du:dateUtc="2026-03-11T08:26:00Z">
        <w:r w:rsidRPr="00AB19EC">
          <w:t xml:space="preserve"> ensures that the derivative remains well-behaved and finite at </w:t>
        </w:r>
      </w:ins>
      <m:oMath>
        <m:r>
          <w:ins w:id="449" w:author="Juan Pablo Bernal Tamayo" w:date="2026-03-11T11:26:00Z" w16du:dateUtc="2026-03-11T08:26:00Z">
            <w:rPr>
              <w:rFonts w:ascii="Cambria Math" w:hAnsi="Cambria Math"/>
            </w:rPr>
            <m:t>x=0</m:t>
          </w:ins>
        </m:r>
      </m:oMath>
      <w:ins w:id="450" w:author="Juan Pablo Bernal Tamayo" w:date="2026-03-11T11:26:00Z" w16du:dateUtc="2026-03-11T08:26:00Z">
        <w:r w:rsidRPr="00AB19EC">
          <w:t>, avoiding numerical instability during the evaluation of the Jacobian.</w:t>
        </w:r>
      </w:ins>
    </w:p>
    <w:p w14:paraId="08D2EAED" w14:textId="77777777" w:rsidR="00DA1B97" w:rsidRDefault="00231E4A">
      <w:r>
        <w:pict w14:anchorId="1F4C1767">
          <v:rect id="Horizontal Line 1" o:spid="_x0000_s1037"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8B4D95" w14:textId="291D9430" w:rsidR="00DA1B97" w:rsidRDefault="00674E62">
      <w:pPr>
        <w:pStyle w:val="Heading2"/>
      </w:pPr>
      <w:bookmarkStart w:id="451" w:name="hill-function-parameter-estimation"/>
      <w:bookmarkEnd w:id="260"/>
      <w:bookmarkEnd w:id="285"/>
      <w:r>
        <w:t xml:space="preserve">2. </w:t>
      </w:r>
      <w:r w:rsidR="009A215F">
        <w:t xml:space="preserve">Estimation of </w:t>
      </w:r>
      <w:r w:rsidR="00AC6437">
        <w:t xml:space="preserve">the </w:t>
      </w:r>
      <w:r>
        <w:t>Hill Function Parameter</w:t>
      </w:r>
      <w:ins w:id="452" w:author="Jesper Tegner" w:date="2026-03-08T16:56:00Z" w16du:dateUtc="2026-03-08T13:56:00Z">
        <w:r w:rsidR="00925F8B">
          <w:t>s</w:t>
        </w:r>
      </w:ins>
      <w:r>
        <w:t xml:space="preserve"> </w:t>
      </w:r>
      <w:del w:id="453" w:author="Jesper Tegner" w:date="2026-03-08T16:56:00Z" w16du:dateUtc="2026-03-08T13:56:00Z">
        <w:r w:rsidDel="00925F8B">
          <w:delText>Estimation</w:delText>
        </w:r>
      </w:del>
    </w:p>
    <w:p w14:paraId="612C0B8B" w14:textId="77777777" w:rsidR="00DA1B97" w:rsidRDefault="00674E62">
      <w:pPr>
        <w:pStyle w:val="FirstParagraph"/>
      </w:pPr>
      <w:r>
        <w:t xml:space="preserve">For each gene </w:t>
      </w: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i</m:t>
                </m:r>
              </m:e>
            </m:d>
          </m:sup>
        </m:sSup>
      </m:oMath>
      <w:r>
        <w:t xml:space="preserve"> in a dataset of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cells, the Hill parameters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e>
        </m:d>
      </m:oMath>
      <w:r>
        <w:t xml:space="preserve"> are estimated directly from the empirical cumulative distribution function (ECDF) of single-cell expression values via the following five-step procedure:</w:t>
      </w:r>
    </w:p>
    <w:p w14:paraId="71C3B919" w14:textId="77777777" w:rsidR="00DA1B97" w:rsidRDefault="00674E62">
      <w:pPr>
        <w:numPr>
          <w:ilvl w:val="0"/>
          <w:numId w:val="2"/>
        </w:numPr>
      </w:pPr>
      <w:r>
        <w:rPr>
          <w:b/>
          <w:bCs/>
        </w:rPr>
        <w:t>Thresholding.</w:t>
      </w:r>
      <w:r>
        <w:t xml:space="preserve"> A minimum expression threshold is set to </w:t>
      </w:r>
      <m:oMath>
        <m:r>
          <w:rPr>
            <w:rFonts w:ascii="Cambria Math" w:hAnsi="Cambria Math"/>
          </w:rPr>
          <m:t>τ</m:t>
        </m:r>
        <m:r>
          <m:rPr>
            <m:sty m:val="p"/>
          </m:rPr>
          <w:rPr>
            <w:rFonts w:ascii="Cambria Math" w:hAnsi="Cambria Math"/>
          </w:rPr>
          <m:t>=</m:t>
        </m:r>
        <m:r>
          <w:rPr>
            <w:rFonts w:ascii="Cambria Math" w:hAnsi="Cambria Math"/>
          </w:rPr>
          <m:t>0.05</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Sup>
          <m:sSubSupPr>
            <m:ctrlPr>
              <w:rPr>
                <w:rFonts w:ascii="Cambria Math" w:hAnsi="Cambria Math"/>
              </w:rPr>
            </m:ctrlPr>
          </m:sSubSupPr>
          <m:e>
            <m:r>
              <w:rPr>
                <w:rFonts w:ascii="Cambria Math" w:hAnsi="Cambria Math"/>
              </w:rPr>
              <m:t>g</m:t>
            </m:r>
          </m:e>
          <m:sub>
            <m:r>
              <w:rPr>
                <w:rFonts w:ascii="Cambria Math" w:hAnsi="Cambria Math"/>
              </w:rPr>
              <m:t>j</m:t>
            </m:r>
          </m:sub>
          <m:sup>
            <m:d>
              <m:dPr>
                <m:ctrlPr>
                  <w:rPr>
                    <w:rFonts w:ascii="Cambria Math" w:hAnsi="Cambria Math"/>
                  </w:rPr>
                </m:ctrlPr>
              </m:dPr>
              <m:e>
                <m:r>
                  <w:rPr>
                    <w:rFonts w:ascii="Cambria Math" w:hAnsi="Cambria Math"/>
                  </w:rPr>
                  <m:t>i</m:t>
                </m:r>
              </m:e>
            </m:d>
          </m:sup>
        </m:sSubSup>
      </m:oMath>
      <w:r>
        <w:t xml:space="preserve"> to exclude near-zero (noise-dominated) observations. The fraction of cells below this threshold, </w:t>
      </w:r>
      <m:oMath>
        <m:r>
          <m:rPr>
            <m:nor/>
          </m:rPr>
          <m:t>offset</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j</m:t>
            </m:r>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j</m:t>
                </m:r>
              </m:sub>
              <m:sup>
                <m:d>
                  <m:dPr>
                    <m:ctrlPr>
                      <w:rPr>
                        <w:rFonts w:ascii="Cambria Math" w:hAnsi="Cambria Math"/>
                      </w:rPr>
                    </m:ctrlPr>
                  </m:dPr>
                  <m:e>
                    <m:r>
                      <w:rPr>
                        <w:rFonts w:ascii="Cambria Math" w:hAnsi="Cambria Math"/>
                      </w:rPr>
                      <m:t>i</m:t>
                    </m:r>
                  </m:e>
                </m:d>
              </m:sup>
            </m:sSubSup>
            <m:r>
              <m:rPr>
                <m:sty m:val="p"/>
              </m:rPr>
              <w:rPr>
                <w:rFonts w:ascii="Cambria Math" w:hAnsi="Cambria Math"/>
              </w:rPr>
              <m:t>&lt;</m:t>
            </m:r>
            <m:r>
              <w:rPr>
                <w:rFonts w:ascii="Cambria Math" w:hAnsi="Cambria Math"/>
              </w:rPr>
              <m:t>τ</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is recorded. The </w:t>
      </w:r>
      <m:oMath>
        <m:r>
          <w:rPr>
            <w:rFonts w:ascii="Cambria Math" w:hAnsi="Cambria Math"/>
          </w:rPr>
          <m:t>m</m:t>
        </m:r>
      </m:oMath>
      <w:r>
        <w:t xml:space="preserve"> values above the threshold form the set of active observations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sSubSup>
      </m:oMath>
      <w:r>
        <w:t>.</w:t>
      </w:r>
    </w:p>
    <w:p w14:paraId="7CA0D99B" w14:textId="77777777" w:rsidR="00DA1B97" w:rsidRDefault="00674E62">
      <w:pPr>
        <w:numPr>
          <w:ilvl w:val="0"/>
          <w:numId w:val="2"/>
        </w:numPr>
      </w:pPr>
      <w:r>
        <w:rPr>
          <w:b/>
          <w:bCs/>
        </w:rPr>
        <w:lastRenderedPageBreak/>
        <w:t>ECDF construction.</w:t>
      </w:r>
      <w:r>
        <w:t xml:space="preserve"> The active observations are sorted in ascending order and assigned uniform cumulative probabilities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w:commentRangeStart w:id="454"/>
        <w:commentRangeStart w:id="455"/>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w:commentRangeEnd w:id="454"/>
        <m:r>
          <m:rPr>
            <m:sty m:val="p"/>
          </m:rPr>
          <w:rPr>
            <w:rStyle w:val="CommentReference"/>
            <w:rFonts w:ascii="Cambria Math" w:hAnsi="Cambria Math"/>
            <w:sz w:val="24"/>
            <w:szCs w:val="24"/>
          </w:rPr>
          <w:commentReference w:id="454"/>
        </m:r>
        <w:commentRangeEnd w:id="455"/>
        <m:r>
          <m:rPr>
            <m:sty m:val="p"/>
          </m:rPr>
          <w:rPr>
            <w:rStyle w:val="CommentReference"/>
            <w:rFonts w:ascii="Cambria Math" w:hAnsi="Cambria Math"/>
            <w:sz w:val="24"/>
            <w:szCs w:val="24"/>
          </w:rPr>
          <w:commentReference w:id="455"/>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oMath>
      <w:r>
        <w:t xml:space="preserve"> 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approximating the marginal ECDF of non-zero expression.</w:t>
      </w:r>
    </w:p>
    <w:p w14:paraId="41C9144E" w14:textId="77777777" w:rsidR="00DA1B97" w:rsidRDefault="00674E62">
      <w:pPr>
        <w:numPr>
          <w:ilvl w:val="0"/>
          <w:numId w:val="2"/>
        </w:numPr>
      </w:pPr>
      <w:r>
        <w:rPr>
          <w:b/>
          <w:bCs/>
        </w:rPr>
        <w:t>Log-linear transformation.</w:t>
      </w:r>
      <w:r>
        <w:t xml:space="preserve"> Taking logarithms of the Hill equation </w:t>
      </w: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y</m:t>
        </m:r>
      </m:oMath>
      <w:r>
        <w:t xml:space="preserve"> yields the linear relationship:</w:t>
      </w:r>
    </w:p>
    <w:p w14:paraId="5A1CDE0F" w14:textId="77777777" w:rsidR="00DA1B97" w:rsidRDefault="00674E62">
      <w:pPr>
        <w:pStyle w:val="BodyText"/>
      </w:pPr>
      <m:oMathPara>
        <m:oMathParaPr>
          <m:jc m:val="center"/>
        </m:oMathParaPr>
        <m:oMath>
          <m:r>
            <w:rPr>
              <w:rFonts w:ascii="Cambria Math" w:hAnsi="Cambria Math"/>
            </w:rPr>
            <m:t>n </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m:t>
          </m:r>
          <m:acc>
            <m:accPr>
              <m:chr m:val="̃"/>
              <m:ctrlPr>
                <w:rPr>
                  <w:rFonts w:ascii="Cambria Math" w:hAnsi="Cambria Math"/>
                </w:rPr>
              </m:ctrlPr>
            </m:accPr>
            <m:e>
              <m:r>
                <w:rPr>
                  <w:rFonts w:ascii="Cambria Math" w:hAnsi="Cambria Math"/>
                </w:rPr>
                <m:t>y</m:t>
              </m:r>
            </m:e>
          </m:acc>
        </m:oMath>
      </m:oMathPara>
    </w:p>
    <w:p w14:paraId="207FCA9B" w14:textId="4CA9B2C2" w:rsidR="00DA1B97" w:rsidRDefault="00674E62">
      <w:pPr>
        <w:numPr>
          <w:ilvl w:val="0"/>
          <w:numId w:val="1"/>
        </w:numPr>
      </w:pPr>
      <w:r>
        <w:t xml:space="preserve">where </w:t>
      </w:r>
      <m:oMath>
        <m:acc>
          <m:accPr>
            <m:chr m:val="̃"/>
            <m:ctrlPr>
              <w:rPr>
                <w:rFonts w:ascii="Cambria Math" w:hAnsi="Cambria Math"/>
              </w:rPr>
            </m:ctrlPr>
          </m:accPr>
          <m:e>
            <m:r>
              <w:rPr>
                <w:rFonts w:ascii="Cambria Math" w:hAnsi="Cambria Math"/>
              </w:rPr>
              <m:t>x</m:t>
            </m:r>
          </m:e>
        </m:acc>
        <m:r>
          <m:rPr>
            <m:sty m:val="p"/>
          </m:rPr>
          <w:rPr>
            <w:rFonts w:ascii="Cambria Math" w:hAnsi="Cambria Math"/>
          </w:rPr>
          <m:t>=log</m:t>
        </m:r>
        <m:r>
          <w:rPr>
            <w:rFonts w:ascii="Cambria Math" w:hAnsi="Cambria Math"/>
          </w:rPr>
          <m:t>x</m:t>
        </m:r>
      </m:oMath>
      <w:r>
        <w:t>,</w:t>
      </w:r>
      <m:oMath>
        <m:acc>
          <m:accPr>
            <m:chr m:val="̃"/>
            <m:ctrlPr>
              <w:ins w:id="456" w:author="Juan Pablo Bernal Tamayo" w:date="2026-03-11T11:32:00Z" w16du:dateUtc="2026-03-11T08:32:00Z">
                <w:rPr>
                  <w:rFonts w:ascii="Cambria Math" w:hAnsi="Cambria Math"/>
                  <w:i/>
                </w:rPr>
              </w:ins>
            </m:ctrlPr>
          </m:accPr>
          <m:e>
            <m:r>
              <w:ins w:id="457" w:author="Juan Pablo Bernal Tamayo" w:date="2026-03-11T11:32:00Z" w16du:dateUtc="2026-03-11T08:32:00Z">
                <w:rPr>
                  <w:rFonts w:ascii="Cambria Math" w:hAnsi="Cambria Math"/>
                </w:rPr>
                <m:t>y</m:t>
              </w:ins>
            </m:r>
          </m:e>
        </m:acc>
        <m:r>
          <w:ins w:id="458" w:author="Juan Pablo Bernal Tamayo" w:date="2026-03-11T11:32:00Z" w16du:dateUtc="2026-03-11T08:32:00Z">
            <w:rPr>
              <w:rFonts w:ascii="Cambria Math" w:hAnsi="Cambria Math"/>
            </w:rPr>
            <m:t>=</m:t>
          </w:ins>
        </m:r>
        <m:func>
          <m:funcPr>
            <m:ctrlPr>
              <w:rPr>
                <w:rFonts w:ascii="Cambria Math" w:hAnsi="Cambria Math"/>
                <w:i/>
              </w:rPr>
            </m:ctrlPr>
          </m:funcPr>
          <m:fName>
            <m:r>
              <m:rPr>
                <m:sty m:val="p"/>
              </m:rPr>
              <w:rPr>
                <w:rFonts w:ascii="Cambria Math" w:hAnsi="Cambria Math"/>
              </w:rPr>
              <m:t>log</m:t>
            </m:r>
          </m:fName>
          <m:e>
            <m:d>
              <m:dPr>
                <m:ctrlPr>
                  <w:ins w:id="459" w:author="Juan Pablo Bernal Tamayo" w:date="2026-03-11T11:32:00Z" w16du:dateUtc="2026-03-11T08:32:00Z">
                    <w:rPr>
                      <w:rFonts w:ascii="Cambria Math" w:hAnsi="Cambria Math"/>
                      <w:i/>
                    </w:rPr>
                  </w:ins>
                </m:ctrlPr>
              </m:dPr>
              <m:e>
                <m:f>
                  <m:fPr>
                    <m:ctrlPr>
                      <w:ins w:id="460" w:author="Juan Pablo Bernal Tamayo" w:date="2026-03-11T11:32:00Z" w16du:dateUtc="2026-03-11T08:32:00Z">
                        <w:rPr>
                          <w:rFonts w:ascii="Cambria Math" w:hAnsi="Cambria Math"/>
                          <w:i/>
                        </w:rPr>
                      </w:ins>
                    </m:ctrlPr>
                  </m:fPr>
                  <m:num>
                    <m:r>
                      <w:ins w:id="461" w:author="Juan Pablo Bernal Tamayo" w:date="2026-03-11T11:32:00Z" w16du:dateUtc="2026-03-11T08:32:00Z">
                        <w:rPr>
                          <w:rFonts w:ascii="Cambria Math" w:hAnsi="Cambria Math"/>
                        </w:rPr>
                        <m:t>y</m:t>
                      </w:ins>
                    </m:r>
                  </m:num>
                  <m:den>
                    <m:r>
                      <w:ins w:id="462" w:author="Juan Pablo Bernal Tamayo" w:date="2026-03-11T11:32:00Z" w16du:dateUtc="2026-03-11T08:32:00Z">
                        <w:rPr>
                          <w:rFonts w:ascii="Cambria Math" w:hAnsi="Cambria Math"/>
                        </w:rPr>
                        <m:t>1-y</m:t>
                      </w:ins>
                    </m:r>
                  </m:den>
                </m:f>
              </m:e>
            </m:d>
          </m:e>
        </m:func>
      </m:oMath>
      <w:del w:id="463" w:author="Juan Pablo Bernal Tamayo" w:date="2026-03-11T11:32:00Z" w16du:dateUtc="2026-03-11T08:32:00Z">
        <w:r w:rsidDel="00AB19EC">
          <w:delText xml:space="preserve"> </w:delText>
        </w:r>
      </w:del>
      <m:oMath>
        <m:acc>
          <m:accPr>
            <m:chr m:val="̃"/>
            <m:ctrlPr>
              <w:del w:id="464" w:author="Juan Pablo Bernal Tamayo" w:date="2026-03-11T11:32:00Z" w16du:dateUtc="2026-03-11T08:32:00Z">
                <w:rPr>
                  <w:rFonts w:ascii="Cambria Math" w:hAnsi="Cambria Math"/>
                </w:rPr>
              </w:del>
            </m:ctrlPr>
          </m:accPr>
          <m:e>
            <m:r>
              <w:del w:id="465" w:author="Juan Pablo Bernal Tamayo" w:date="2026-03-11T11:32:00Z" w16du:dateUtc="2026-03-11T08:32:00Z">
                <w:rPr>
                  <w:rFonts w:ascii="Cambria Math" w:hAnsi="Cambria Math"/>
                </w:rPr>
                <m:t>y</m:t>
              </w:del>
            </m:r>
          </m:e>
        </m:acc>
        <m:r>
          <w:del w:id="466" w:author="Juan Pablo Bernal Tamayo" w:date="2026-03-11T11:32:00Z" w16du:dateUtc="2026-03-11T08:32:00Z">
            <m:rPr>
              <m:sty m:val="p"/>
            </m:rPr>
            <w:rPr>
              <w:rFonts w:ascii="Cambria Math" w:hAnsi="Cambria Math"/>
            </w:rPr>
            <m:t>=log</m:t>
          </w:del>
        </m:r>
        <m:r>
          <w:del w:id="467" w:author="Juan Pablo Bernal Tamayo" w:date="2026-03-11T11:32:00Z" w16du:dateUtc="2026-03-11T08:32:00Z">
            <w:rPr>
              <w:rFonts w:ascii="Cambria Math" w:hAnsi="Cambria Math"/>
            </w:rPr>
            <m:t>​</m:t>
          </w:del>
        </m:r>
        <m:d>
          <m:dPr>
            <m:ctrlPr>
              <w:del w:id="468" w:author="Juan Pablo Bernal Tamayo" w:date="2026-03-11T11:32:00Z" w16du:dateUtc="2026-03-11T08:32:00Z">
                <w:rPr>
                  <w:rFonts w:ascii="Cambria Math" w:hAnsi="Cambria Math"/>
                </w:rPr>
              </w:del>
            </m:ctrlPr>
          </m:dPr>
          <m:e>
            <m:f>
              <m:fPr>
                <m:ctrlPr>
                  <w:del w:id="469" w:author="Juan Pablo Bernal Tamayo" w:date="2026-03-11T11:32:00Z" w16du:dateUtc="2026-03-11T08:32:00Z">
                    <w:rPr>
                      <w:rFonts w:ascii="Cambria Math" w:hAnsi="Cambria Math"/>
                    </w:rPr>
                  </w:del>
                </m:ctrlPr>
              </m:fPr>
              <m:num>
                <m:r>
                  <w:del w:id="470" w:author="Juan Pablo Bernal Tamayo" w:date="2026-03-11T11:32:00Z" w16du:dateUtc="2026-03-11T08:32:00Z">
                    <w:rPr>
                      <w:rFonts w:ascii="Cambria Math" w:hAnsi="Cambria Math"/>
                    </w:rPr>
                    <m:t>y</m:t>
                  </w:del>
                </m:r>
              </m:num>
              <m:den>
                <m:r>
                  <w:del w:id="471" w:author="Juan Pablo Bernal Tamayo" w:date="2026-03-11T11:32:00Z" w16du:dateUtc="2026-03-11T08:32:00Z">
                    <w:rPr>
                      <w:rFonts w:ascii="Cambria Math" w:hAnsi="Cambria Math"/>
                    </w:rPr>
                    <m:t>1</m:t>
                  </w:del>
                </m:r>
                <m:r>
                  <w:del w:id="472" w:author="Juan Pablo Bernal Tamayo" w:date="2026-03-11T11:32:00Z" w16du:dateUtc="2026-03-11T08:32:00Z">
                    <m:rPr>
                      <m:sty m:val="p"/>
                    </m:rPr>
                    <w:rPr>
                      <w:rFonts w:ascii="Cambria Math" w:hAnsi="Cambria Math"/>
                    </w:rPr>
                    <m:t>-</m:t>
                  </w:del>
                </m:r>
                <m:r>
                  <w:del w:id="473" w:author="Juan Pablo Bernal Tamayo" w:date="2026-03-11T11:32:00Z" w16du:dateUtc="2026-03-11T08:32:00Z">
                    <w:rPr>
                      <w:rFonts w:ascii="Cambria Math" w:hAnsi="Cambria Math"/>
                    </w:rPr>
                    <m:t>y</m:t>
                  </w:del>
                </m:r>
              </m:den>
            </m:f>
          </m:e>
        </m:d>
      </m:oMath>
      <w:del w:id="474" w:author="Juan Pablo Bernal Tamayo" w:date="2026-03-11T11:32:00Z" w16du:dateUtc="2026-03-11T08:32:00Z">
        <w:r w:rsidDel="00AB19EC">
          <w:delText>,</w:delText>
        </w:r>
      </w:del>
      <m:oMath>
        <m:r>
          <w:ins w:id="475" w:author="Juan Pablo Bernal Tamayo" w:date="2026-03-11T11:32:00Z" w16du:dateUtc="2026-03-11T08:32:00Z">
            <m:rPr>
              <m:sty m:val="p"/>
            </m:rPr>
            <w:rPr>
              <w:rFonts w:ascii="Cambria Math" w:hAnsi="Cambria Math"/>
            </w:rPr>
            <m:t>,</m:t>
          </w:ins>
        </m:r>
      </m:oMath>
      <w:r>
        <w:t xml:space="preserve"> and </w:t>
      </w:r>
      <m:oMath>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k</m:t>
        </m:r>
      </m:oMath>
      <w:r>
        <w:t xml:space="preserve">. Points where </w:t>
      </w:r>
      <m:oMath>
        <m:acc>
          <m:accPr>
            <m:chr m:val="̃"/>
            <m:ctrlPr>
              <w:rPr>
                <w:rFonts w:ascii="Cambria Math" w:hAnsi="Cambria Math"/>
              </w:rPr>
            </m:ctrlPr>
          </m:accPr>
          <m:e>
            <m:r>
              <w:rPr>
                <w:rFonts w:ascii="Cambria Math" w:hAnsi="Cambria Math"/>
              </w:rPr>
              <m:t>x</m:t>
            </m:r>
          </m:e>
        </m:acc>
      </m:oMath>
      <w:r>
        <w:t xml:space="preserve"> or </w:t>
      </w:r>
      <m:oMath>
        <m:acc>
          <m:accPr>
            <m:chr m:val="̃"/>
            <m:ctrlPr>
              <w:rPr>
                <w:rFonts w:ascii="Cambria Math" w:hAnsi="Cambria Math"/>
              </w:rPr>
            </m:ctrlPr>
          </m:accPr>
          <m:e>
            <m:r>
              <w:rPr>
                <w:rFonts w:ascii="Cambria Math" w:hAnsi="Cambria Math"/>
              </w:rPr>
              <m:t>y</m:t>
            </m:r>
          </m:e>
        </m:acc>
      </m:oMath>
      <w:r>
        <w:t xml:space="preserve"> are non-finite (arising from </w:t>
      </w:r>
      <m:oMath>
        <m:r>
          <w:rPr>
            <w:rFonts w:ascii="Cambria Math" w:hAnsi="Cambria Math"/>
          </w:rPr>
          <m:t>y</m:t>
        </m:r>
        <m:r>
          <m:rPr>
            <m:sty m:val="p"/>
          </m:rPr>
          <w:rPr>
            <w:rFonts w:ascii="Cambria Math" w:hAnsi="Cambria Math"/>
          </w:rPr>
          <m:t>=</m:t>
        </m:r>
        <m:r>
          <w:rPr>
            <w:rFonts w:ascii="Cambria Math" w:hAnsi="Cambria Math"/>
          </w:rPr>
          <m:t>0</m:t>
        </m:r>
      </m:oMath>
      <w:r>
        <w:t xml:space="preserve"> or </w:t>
      </w:r>
      <m:oMath>
        <m:r>
          <w:rPr>
            <w:rFonts w:ascii="Cambria Math" w:hAnsi="Cambria Math"/>
          </w:rPr>
          <m:t>y</m:t>
        </m:r>
        <m:r>
          <m:rPr>
            <m:sty m:val="p"/>
          </m:rPr>
          <w:rPr>
            <w:rFonts w:ascii="Cambria Math" w:hAnsi="Cambria Math"/>
          </w:rPr>
          <m:t>=</m:t>
        </m:r>
        <m:r>
          <w:rPr>
            <w:rFonts w:ascii="Cambria Math" w:hAnsi="Cambria Math"/>
          </w:rPr>
          <m:t>1</m:t>
        </m:r>
      </m:oMath>
      <w:r>
        <w:t>) are discarded prior to regression.</w:t>
      </w:r>
    </w:p>
    <w:p w14:paraId="618C5806" w14:textId="77777777" w:rsidR="00DA1B97" w:rsidRDefault="00674E62">
      <w:pPr>
        <w:numPr>
          <w:ilvl w:val="0"/>
          <w:numId w:val="2"/>
        </w:numPr>
      </w:pPr>
      <w:r>
        <w:rPr>
          <w:b/>
          <w:bCs/>
        </w:rPr>
        <w:t>Ordinary least squares.</w:t>
      </w:r>
      <w:r>
        <w:t xml:space="preserve"> The exponent </w:t>
      </w:r>
      <m:oMath>
        <m:r>
          <w:rPr>
            <w:rFonts w:ascii="Cambria Math" w:hAnsi="Cambria Math"/>
          </w:rPr>
          <m:t>n</m:t>
        </m:r>
      </m:oMath>
      <w:r>
        <w:t xml:space="preserve"> and intercept </w:t>
      </w:r>
      <m:oMath>
        <m:r>
          <w:rPr>
            <w:rFonts w:ascii="Cambria Math" w:hAnsi="Cambria Math"/>
          </w:rPr>
          <m:t>b</m:t>
        </m:r>
      </m:oMath>
      <w:r>
        <w:t xml:space="preserve"> are estimated by minimising </w:t>
      </w:r>
      <m:oMath>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d>
          <m:dPr>
            <m:ctrlPr>
              <w:rPr>
                <w:rFonts w:ascii="Cambria Math" w:hAnsi="Cambria Math"/>
              </w:rPr>
            </m:ctrlPr>
          </m:dPr>
          <m:e>
            <m:r>
              <w:rPr>
                <w:rFonts w:ascii="Cambria Math" w:hAnsi="Cambria Math"/>
              </w:rPr>
              <m:t>n</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w:t>
      </w:r>
    </w:p>
    <w:p w14:paraId="6019D577" w14:textId="77777777" w:rsidR="00DA1B97" w:rsidRDefault="00674E62">
      <w:pPr>
        <w:numPr>
          <w:ilvl w:val="0"/>
          <w:numId w:val="2"/>
        </w:numPr>
      </w:pPr>
      <w:r>
        <w:rPr>
          <w:b/>
          <w:bCs/>
        </w:rPr>
        <w:t>Parameter recovery.</w:t>
      </w:r>
      <w:r>
        <w:t xml:space="preserve"> The half-maximal threshold is recovered as:</w:t>
      </w:r>
    </w:p>
    <w:p w14:paraId="5A1F16A9" w14:textId="77777777" w:rsidR="00DA1B97" w:rsidRDefault="00674E62">
      <w:pPr>
        <w:pStyle w:val="BodyText"/>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sup>
          </m:sSup>
        </m:oMath>
      </m:oMathPara>
    </w:p>
    <w:p w14:paraId="75B548D4" w14:textId="6D9582C4" w:rsidR="00DA1B97" w:rsidRDefault="00674E62">
      <w:pPr>
        <w:pStyle w:val="FirstParagraph"/>
      </w:pPr>
      <w:r>
        <w:t>The procedure is computationally efficient (</w:t>
      </w:r>
      <m:oMath>
        <m:r>
          <w:rPr>
            <w:rFonts w:ascii="Cambria Math" w:hAnsi="Cambria Math"/>
          </w:rPr>
          <m:t>O</m:t>
        </m:r>
        <m:d>
          <m:dPr>
            <m:ctrlPr>
              <w:rPr>
                <w:rFonts w:ascii="Cambria Math" w:hAnsi="Cambria Math"/>
              </w:rPr>
            </m:ctrlPr>
          </m:dPr>
          <m:e>
            <m:r>
              <w:rPr>
                <w:rFonts w:ascii="Cambria Math" w:hAnsi="Cambria Math"/>
              </w:rPr>
              <m:t>m</m:t>
            </m:r>
            <m:r>
              <m:rPr>
                <m:sty m:val="p"/>
              </m:rPr>
              <w:rPr>
                <w:rFonts w:ascii="Cambria Math" w:hAnsi="Cambria Math"/>
              </w:rPr>
              <m:t>log</m:t>
            </m:r>
            <m:r>
              <w:rPr>
                <w:rFonts w:ascii="Cambria Math" w:hAnsi="Cambria Math"/>
              </w:rPr>
              <m:t>m</m:t>
            </m:r>
          </m:e>
        </m:d>
      </m:oMath>
      <w:r>
        <w:t xml:space="preserve"> dominated by sorting), runs independently for each gene, and does not require iterative optimi</w:t>
      </w:r>
      <w:ins w:id="476" w:author="Juan Pablo Bernal Tamayo" w:date="2026-06-05T13:30:00Z" w16du:dateUtc="2026-06-05T10:30:00Z">
        <w:r w:rsidR="00E2350D">
          <w:t>z</w:t>
        </w:r>
      </w:ins>
      <w:del w:id="477" w:author="Juan Pablo Bernal Tamayo" w:date="2026-06-05T13:30:00Z" w16du:dateUtc="2026-06-05T10:30:00Z">
        <w:r w:rsidDel="00E2350D">
          <w:delText>s</w:delText>
        </w:r>
      </w:del>
      <w:r>
        <w:t>ation.</w:t>
      </w:r>
    </w:p>
    <w:p w14:paraId="46B7DB63" w14:textId="77777777" w:rsidR="00DA1B97" w:rsidRDefault="00231E4A">
      <w:r>
        <w:pict w14:anchorId="6F3E9C7A">
          <v:rect id="Horizontal Line 2" o:spid="_x0000_s1036"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682DDF" w14:textId="77777777" w:rsidR="00DA1B97" w:rsidRDefault="00674E62">
      <w:pPr>
        <w:pStyle w:val="Heading2"/>
      </w:pPr>
      <w:bookmarkStart w:id="478" w:name="gene-regulatory-network-inference"/>
      <w:bookmarkEnd w:id="451"/>
      <w:r>
        <w:t>3. Gene Regulatory Network Inference</w:t>
      </w:r>
    </w:p>
    <w:p w14:paraId="35B493BD" w14:textId="77777777" w:rsidR="00DA1B97" w:rsidRDefault="00674E62">
      <w:pPr>
        <w:pStyle w:val="Heading3"/>
      </w:pPr>
      <w:bookmarkStart w:id="479" w:name="X19e6b33cd31b2521cc658157b8039a44658d052"/>
      <w:r>
        <w:t xml:space="preserve">3.1 Moore–Penrose Pseudoinverse (Fast, </w:t>
      </w:r>
      <m:oMath>
        <m:sSup>
          <m:sSupPr>
            <m:ctrlPr>
              <w:rPr>
                <w:rFonts w:ascii="Cambria Math" w:hAnsi="Cambria Math"/>
              </w:rPr>
            </m:ctrlPr>
          </m:sSupPr>
          <m:e>
            <m:r>
              <w:rPr>
                <w:rFonts w:ascii="Cambria Math" w:hAnsi="Cambria Math"/>
              </w:rPr>
              <m:t>L</m:t>
            </m:r>
          </m:e>
          <m:sup>
            <m:r>
              <w:rPr>
                <w:rFonts w:ascii="Cambria Math" w:hAnsi="Cambria Math"/>
              </w:rPr>
              <m:t>2</m:t>
            </m:r>
          </m:sup>
        </m:sSup>
      </m:oMath>
      <w:r>
        <w:t>-minimal)</w:t>
      </w:r>
    </w:p>
    <w:p w14:paraId="6B947753" w14:textId="77777777" w:rsidR="00DA1B97" w:rsidRDefault="00674E62">
      <w:pPr>
        <w:pStyle w:val="FirstParagraph"/>
      </w:pPr>
      <w:r>
        <w:t xml:space="preserve">For a system with </w:t>
      </w:r>
      <m:oMath>
        <m:r>
          <w:rPr>
            <w:rFonts w:ascii="Cambria Math" w:hAnsi="Cambria Math"/>
          </w:rPr>
          <m:t>N</m:t>
        </m:r>
      </m:oMath>
      <w:r>
        <w:t xml:space="preserve"> genes and </w:t>
      </w:r>
      <m:oMath>
        <m:r>
          <w:rPr>
            <w:rFonts w:ascii="Cambria Math" w:hAnsi="Cambria Math"/>
          </w:rPr>
          <m:t>M</m:t>
        </m:r>
      </m:oMath>
      <w:r>
        <w:t xml:space="preserve"> cells, the Hopfield dynamics can be written as an overdetermined (or underdetermined) linear system in the unknown parameters </w:t>
      </w:r>
      <m:oMath>
        <m:d>
          <m:dPr>
            <m:begChr m:val="["/>
            <m:endChr m:val="]"/>
            <m:ctrlPr>
              <w:rPr>
                <w:rFonts w:ascii="Cambria Math" w:hAnsi="Cambria Math"/>
              </w:rPr>
            </m:ctrlPr>
          </m:dPr>
          <m:e>
            <m:r>
              <w:rPr>
                <w:rFonts w:ascii="Cambria Math" w:hAnsi="Cambria Math"/>
              </w:rPr>
              <m:t>W </m:t>
            </m:r>
            <m:r>
              <m:rPr>
                <m:sty m:val="p"/>
              </m:rPr>
              <w:rPr>
                <w:rFonts w:ascii="Cambria Math" w:hAnsi="Cambria Math"/>
              </w:rPr>
              <m:t>|</m:t>
            </m:r>
            <m:r>
              <w:rPr>
                <w:rFonts w:ascii="Cambria Math" w:hAnsi="Cambria Math"/>
              </w:rPr>
              <m:t> I</m:t>
            </m:r>
          </m:e>
        </m:d>
      </m:oMath>
      <w:r>
        <w:t>. The minimum-Frobenius-norm solution is obtained via the Moore–Penrose pseudoinverse:</w:t>
      </w:r>
    </w:p>
    <w:p w14:paraId="39B297CD" w14:textId="13242A62" w:rsidR="00DA1B97" w:rsidRDefault="00000000">
      <w:pPr>
        <w:pStyle w:val="BodyText"/>
      </w:pPr>
      <m:oMathPara>
        <m:oMathParaPr>
          <m:jc m:val="center"/>
        </m:oMathParaPr>
        <m:oMath>
          <m:d>
            <m:dPr>
              <m:begChr m:val="["/>
              <m:endChr m:val="]"/>
              <m:ctrlPr>
                <w:rPr>
                  <w:rFonts w:ascii="Cambria Math" w:hAnsi="Cambria Math"/>
                </w:rPr>
              </m:ctrlPr>
            </m:dPr>
            <m:e>
              <m:r>
                <w:rPr>
                  <w:rFonts w:ascii="Cambria Math" w:hAnsi="Cambria Math"/>
                </w:rPr>
                <m:t>W </m:t>
              </m:r>
              <m:r>
                <m:rPr>
                  <m:sty m:val="p"/>
                </m:rPr>
                <w:rPr>
                  <w:rFonts w:ascii="Cambria Math" w:hAnsi="Cambria Math"/>
                </w:rPr>
                <m:t>|</m:t>
              </m:r>
              <m:r>
                <w:rPr>
                  <w:rFonts w:ascii="Cambria Math" w:hAnsi="Cambria Math"/>
                </w:rPr>
                <m:t> I</m:t>
              </m:r>
            </m:e>
          </m:d>
          <m:r>
            <m:rPr>
              <m:sty m:val="p"/>
            </m:rPr>
            <w:rPr>
              <w:rFonts w:ascii="Cambria Math" w:hAnsi="Cambria Math"/>
            </w:rPr>
            <m:t>≈</m:t>
          </m:r>
          <m:sSup>
            <m:sSupPr>
              <m:ctrlPr>
                <w:rPr>
                  <w:rFonts w:ascii="Cambria Math" w:hAnsi="Cambria Math"/>
                </w:rPr>
              </m:ctrlPr>
            </m:sSupPr>
            <m:e>
              <m:d>
                <m:dPr>
                  <m:begChr m:val="["/>
                  <m:endChr m:val="]"/>
                  <m:ctrlPr>
                    <w:del w:id="480" w:author="Juan Pablo Bernal Tamayo" w:date="2026-03-11T11:46:00Z" w16du:dateUtc="2026-03-11T08:46:00Z">
                      <w:rPr>
                        <w:rFonts w:ascii="Cambria Math" w:hAnsi="Cambria Math"/>
                      </w:rPr>
                    </w:del>
                  </m:ctrlPr>
                </m:dPr>
                <m:e>
                  <m:r>
                    <w:del w:id="481" w:author="Juan Pablo Bernal Tamayo" w:date="2026-03-11T11:46:00Z" w16du:dateUtc="2026-03-11T08:46:00Z">
                      <w:rPr>
                        <w:rFonts w:ascii="Cambria Math" w:hAnsi="Cambria Math"/>
                      </w:rPr>
                      <m:t>φ</m:t>
                    </w:del>
                  </m:r>
                  <m:d>
                    <m:dPr>
                      <m:ctrlPr>
                        <w:del w:id="482" w:author="Juan Pablo Bernal Tamayo" w:date="2026-03-11T11:46:00Z" w16du:dateUtc="2026-03-11T08:46:00Z">
                          <w:rPr>
                            <w:rFonts w:ascii="Cambria Math" w:hAnsi="Cambria Math"/>
                          </w:rPr>
                        </w:del>
                      </m:ctrlPr>
                    </m:dPr>
                    <m:e>
                      <m:r>
                        <w:del w:id="483" w:author="Juan Pablo Bernal Tamayo" w:date="2026-03-11T11:46:00Z" w16du:dateUtc="2026-03-11T08:46:00Z">
                          <w:rPr>
                            <w:rFonts w:ascii="Cambria Math" w:hAnsi="Cambria Math"/>
                          </w:rPr>
                          <m:t>X</m:t>
                        </w:del>
                      </m:r>
                    </m:e>
                  </m:d>
                  <m:r>
                    <w:del w:id="484" w:author="Juan Pablo Bernal Tamayo" w:date="2026-03-11T11:46:00Z" w16du:dateUtc="2026-03-11T08:46:00Z">
                      <w:rPr>
                        <w:rFonts w:ascii="Cambria Math" w:hAnsi="Cambria Math"/>
                      </w:rPr>
                      <m:t> </m:t>
                    </w:del>
                  </m:r>
                </m:e>
                <m:e>
                  <m:r>
                    <w:del w:id="485" w:author="Juan Pablo Bernal Tamayo" w:date="2026-03-11T11:46:00Z" w16du:dateUtc="2026-03-11T08:46:00Z">
                      <w:rPr>
                        <w:rFonts w:ascii="Cambria Math" w:hAnsi="Cambria Math"/>
                      </w:rPr>
                      <m:t> </m:t>
                    </w:del>
                  </m:r>
                  <m:r>
                    <w:del w:id="486" w:author="Juan Pablo Bernal Tamayo" w:date="2026-03-11T11:46:00Z" w16du:dateUtc="2026-03-11T08:46:00Z">
                      <m:rPr>
                        <m:sty m:val="b"/>
                      </m:rPr>
                      <w:rPr>
                        <w:rFonts w:ascii="Cambria Math" w:hAnsi="Cambria Math"/>
                      </w:rPr>
                      <m:t>1</m:t>
                    </w:del>
                  </m:r>
                </m:e>
              </m:d>
              <m:r>
                <w:ins w:id="487" w:author="Juan Pablo Bernal Tamayo" w:date="2026-03-11T11:46:00Z" w16du:dateUtc="2026-03-11T08:46:00Z">
                  <m:rPr>
                    <m:sty m:val="p"/>
                  </m:rPr>
                  <w:rPr>
                    <w:rFonts w:ascii="Cambria Math" w:hAnsi="Cambria Math"/>
                  </w:rPr>
                  <m:t>A</m:t>
                </w:ins>
              </m:r>
            </m:e>
            <m:sup>
              <m:r>
                <w:ins w:id="488" w:author="Juan Pablo Bernal Tamayo" w:date="2026-03-11T11:49:00Z" w16du:dateUtc="2026-03-11T08:49:00Z">
                  <m:rPr>
                    <m:sty m:val="p"/>
                  </m:rPr>
                  <w:rPr>
                    <w:rFonts w:ascii="Cambria Math" w:hAnsi="Cambria Math"/>
                  </w:rPr>
                  <m:t>T</m:t>
                </w:ins>
              </m:r>
              <m:r>
                <w:del w:id="489" w:author="Juan Pablo Bernal Tamayo" w:date="2026-03-11T11:49:00Z" w16du:dateUtc="2026-03-11T08:49:00Z">
                  <m:rPr>
                    <m:sty m:val="p"/>
                  </m:rPr>
                  <w:rPr>
                    <w:rFonts w:ascii="Cambria Math" w:hAnsi="Cambria Math"/>
                  </w:rPr>
                  <m:t>+</m:t>
                </w:del>
              </m:r>
            </m:sup>
          </m:sSup>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γX</m:t>
              </m:r>
            </m:e>
          </m:d>
        </m:oMath>
      </m:oMathPara>
    </w:p>
    <w:p w14:paraId="64911E42" w14:textId="586456EF" w:rsidR="0027419F" w:rsidRDefault="0027419F" w:rsidP="0027419F">
      <w:pPr>
        <w:pStyle w:val="BodyText"/>
        <w:rPr>
          <w:ins w:id="490" w:author="Juan Pablo Bernal Tamayo" w:date="2026-07-01T15:03:00Z" w16du:dateUtc="2026-07-01T12:03:00Z"/>
        </w:rPr>
        <w:pPrChange w:id="491" w:author="Juan Pablo Bernal Tamayo" w:date="2026-07-01T15:04:00Z" w16du:dateUtc="2026-07-01T12:04:00Z">
          <w:pPr>
            <w:pStyle w:val="FirstParagraph"/>
          </w:pPr>
        </w:pPrChange>
      </w:pPr>
      <m:oMathPara>
        <m:oMath>
          <m:r>
            <w:ins w:id="492" w:author="Juan Pablo Bernal Tamayo" w:date="2026-07-01T15:04:00Z" w16du:dateUtc="2026-07-01T12:04:00Z">
              <w:rPr>
                <w:rFonts w:ascii="Cambria Math" w:hAnsi="Cambria Math"/>
              </w:rPr>
              <m:t>P</m:t>
            </w:ins>
          </m:r>
          <m:r>
            <w:ins w:id="493" w:author="Juan Pablo Bernal Tamayo" w:date="2026-07-01T15:04:00Z" w16du:dateUtc="2026-07-01T12:04:00Z">
              <m:rPr>
                <m:sty m:val="p"/>
              </m:rPr>
              <w:rPr>
                <w:rFonts w:ascii="Cambria Math" w:hAnsi="Cambria Math"/>
              </w:rPr>
              <m:t>≈</m:t>
            </w:ins>
          </m:r>
          <m:sSup>
            <m:sSupPr>
              <m:ctrlPr>
                <w:ins w:id="494" w:author="Juan Pablo Bernal Tamayo" w:date="2026-07-01T15:04:00Z" w16du:dateUtc="2026-07-01T12:04:00Z">
                  <w:rPr>
                    <w:rFonts w:ascii="Cambria Math" w:hAnsi="Cambria Math"/>
                  </w:rPr>
                </w:ins>
              </m:ctrlPr>
            </m:sSupPr>
            <m:e>
              <m:r>
                <w:ins w:id="495" w:author="Juan Pablo Bernal Tamayo" w:date="2026-07-01T15:04:00Z" w16du:dateUtc="2026-07-01T12:04:00Z">
                  <w:rPr>
                    <w:rFonts w:ascii="Cambria Math" w:hAnsi="Cambria Math"/>
                  </w:rPr>
                  <m:t>A</m:t>
                </w:ins>
              </m:r>
            </m:e>
            <m:sup>
              <m:r>
                <w:ins w:id="496" w:author="Juan Pablo Bernal Tamayo" w:date="2026-07-01T15:04:00Z" w16du:dateUtc="2026-07-01T12:04:00Z">
                  <m:rPr>
                    <m:sty m:val="p"/>
                  </m:rPr>
                  <w:rPr>
                    <w:rFonts w:ascii="Cambria Math" w:hAnsi="Cambria Math"/>
                  </w:rPr>
                  <m:t>+</m:t>
                </w:ins>
              </m:r>
            </m:sup>
          </m:sSup>
          <m:r>
            <w:ins w:id="497" w:author="Juan Pablo Bernal Tamayo" w:date="2026-07-01T15:04:00Z" w16du:dateUtc="2026-07-01T12:04:00Z">
              <w:rPr>
                <w:rFonts w:ascii="Cambria Math" w:hAnsi="Cambria Math"/>
              </w:rPr>
              <m:t>B</m:t>
            </w:ins>
          </m:r>
        </m:oMath>
      </m:oMathPara>
    </w:p>
    <w:p w14:paraId="31CDB66D" w14:textId="77777777" w:rsidR="0027419F" w:rsidRDefault="0027419F" w:rsidP="0027419F">
      <w:pPr>
        <w:pStyle w:val="FirstParagraph"/>
        <w:rPr>
          <w:ins w:id="498" w:author="Juan Pablo Bernal Tamayo" w:date="2026-07-01T15:04:00Z" w16du:dateUtc="2026-07-01T12:04:00Z"/>
        </w:rPr>
      </w:pPr>
      <w:ins w:id="499" w:author="Juan Pablo Bernal Tamayo" w:date="2026-07-01T15:04:00Z" w16du:dateUtc="2026-07-01T12:04:00Z">
        <w:r>
          <w:t xml:space="preserve">where the explicitly augmented design matrix </w:t>
        </w:r>
      </w:ins>
      <m:oMath>
        <m:r>
          <w:ins w:id="500" w:author="Juan Pablo Bernal Tamayo" w:date="2026-07-01T15:04:00Z" w16du:dateUtc="2026-07-01T12:04:00Z">
            <w:rPr>
              <w:rFonts w:ascii="Cambria Math" w:hAnsi="Cambria Math"/>
            </w:rPr>
            <m:t>A</m:t>
          </w:ins>
        </m:r>
        <m:r>
          <w:ins w:id="501" w:author="Juan Pablo Bernal Tamayo" w:date="2026-07-01T15:04:00Z" w16du:dateUtc="2026-07-01T12:04:00Z">
            <m:rPr>
              <m:sty m:val="p"/>
            </m:rPr>
            <w:rPr>
              <w:rFonts w:ascii="Cambria Math" w:hAnsi="Cambria Math"/>
            </w:rPr>
            <m:t>=</m:t>
          </w:ins>
        </m:r>
        <m:d>
          <m:dPr>
            <m:begChr m:val="["/>
            <m:endChr m:val="]"/>
            <m:ctrlPr>
              <w:ins w:id="502" w:author="Juan Pablo Bernal Tamayo" w:date="2026-07-01T15:04:00Z" w16du:dateUtc="2026-07-01T12:04:00Z">
                <w:rPr>
                  <w:rFonts w:ascii="Cambria Math" w:hAnsi="Cambria Math"/>
                </w:rPr>
              </w:ins>
            </m:ctrlPr>
          </m:dPr>
          <m:e>
            <m:r>
              <w:ins w:id="503" w:author="Juan Pablo Bernal Tamayo" w:date="2026-07-01T15:04:00Z" w16du:dateUtc="2026-07-01T12:04:00Z">
                <w:rPr>
                  <w:rFonts w:ascii="Cambria Math" w:hAnsi="Cambria Math"/>
                </w:rPr>
                <m:t>φ</m:t>
              </w:ins>
            </m:r>
            <m:d>
              <m:dPr>
                <m:ctrlPr>
                  <w:ins w:id="504" w:author="Juan Pablo Bernal Tamayo" w:date="2026-07-01T15:04:00Z" w16du:dateUtc="2026-07-01T12:04:00Z">
                    <w:rPr>
                      <w:rFonts w:ascii="Cambria Math" w:hAnsi="Cambria Math"/>
                    </w:rPr>
                  </w:ins>
                </m:ctrlPr>
              </m:dPr>
              <m:e>
                <m:r>
                  <w:ins w:id="505" w:author="Juan Pablo Bernal Tamayo" w:date="2026-07-01T15:04:00Z" w16du:dateUtc="2026-07-01T12:04:00Z">
                    <w:rPr>
                      <w:rFonts w:ascii="Cambria Math" w:hAnsi="Cambria Math"/>
                    </w:rPr>
                    <m:t>X</m:t>
                  </w:ins>
                </m:r>
              </m:e>
            </m:d>
            <m:r>
              <w:ins w:id="506" w:author="Juan Pablo Bernal Tamayo" w:date="2026-07-01T15:04:00Z" w16du:dateUtc="2026-07-01T12:04:00Z">
                <m:rPr>
                  <m:sty m:val="p"/>
                </m:rPr>
                <w:rPr>
                  <w:rFonts w:ascii="Cambria Math" w:hAnsi="Cambria Math"/>
                </w:rPr>
                <m:t>∣</m:t>
              </w:ins>
            </m:r>
            <m:r>
              <w:ins w:id="507" w:author="Juan Pablo Bernal Tamayo" w:date="2026-07-01T15:04:00Z" w16du:dateUtc="2026-07-01T12:04:00Z">
                <m:rPr>
                  <m:sty m:val="b"/>
                </m:rPr>
                <w:rPr>
                  <w:rFonts w:ascii="Cambria Math" w:hAnsi="Cambria Math"/>
                </w:rPr>
                <m:t>1</m:t>
              </w:ins>
            </m:r>
          </m:e>
        </m:d>
        <m:r>
          <w:ins w:id="508" w:author="Juan Pablo Bernal Tamayo" w:date="2026-07-01T15:04:00Z" w16du:dateUtc="2026-07-01T12:04:00Z">
            <m:rPr>
              <m:sty m:val="p"/>
            </m:rPr>
            <w:rPr>
              <w:rFonts w:ascii="Cambria Math" w:hAnsi="Cambria Math"/>
            </w:rPr>
            <m:t>∈</m:t>
          </w:ins>
        </m:r>
        <m:sSup>
          <m:sSupPr>
            <m:ctrlPr>
              <w:ins w:id="509" w:author="Juan Pablo Bernal Tamayo" w:date="2026-07-01T15:04:00Z" w16du:dateUtc="2026-07-01T12:04:00Z">
                <w:rPr>
                  <w:rFonts w:ascii="Cambria Math" w:hAnsi="Cambria Math"/>
                </w:rPr>
              </w:ins>
            </m:ctrlPr>
          </m:sSupPr>
          <m:e>
            <m:r>
              <w:ins w:id="510" w:author="Juan Pablo Bernal Tamayo" w:date="2026-07-01T15:04:00Z" w16du:dateUtc="2026-07-01T12:04:00Z">
                <m:rPr>
                  <m:scr m:val="double-struck"/>
                  <m:sty m:val="p"/>
                </m:rPr>
                <w:rPr>
                  <w:rFonts w:ascii="Cambria Math" w:hAnsi="Cambria Math"/>
                </w:rPr>
                <m:t>R</m:t>
              </w:ins>
            </m:r>
          </m:e>
          <m:sup>
            <m:r>
              <w:ins w:id="511" w:author="Juan Pablo Bernal Tamayo" w:date="2026-07-01T15:04:00Z" w16du:dateUtc="2026-07-01T12:04:00Z">
                <w:rPr>
                  <w:rFonts w:ascii="Cambria Math" w:hAnsi="Cambria Math"/>
                </w:rPr>
                <m:t>M</m:t>
              </w:ins>
            </m:r>
            <m:r>
              <w:ins w:id="512" w:author="Juan Pablo Bernal Tamayo" w:date="2026-07-01T15:04:00Z" w16du:dateUtc="2026-07-01T12:04:00Z">
                <m:rPr>
                  <m:sty m:val="p"/>
                </m:rPr>
                <w:rPr>
                  <w:rFonts w:ascii="Cambria Math" w:hAnsi="Cambria Math"/>
                </w:rPr>
                <m:t>×</m:t>
              </w:ins>
            </m:r>
            <m:d>
              <m:dPr>
                <m:ctrlPr>
                  <w:ins w:id="513" w:author="Juan Pablo Bernal Tamayo" w:date="2026-07-01T15:04:00Z" w16du:dateUtc="2026-07-01T12:04:00Z">
                    <w:rPr>
                      <w:rFonts w:ascii="Cambria Math" w:hAnsi="Cambria Math"/>
                    </w:rPr>
                  </w:ins>
                </m:ctrlPr>
              </m:dPr>
              <m:e>
                <m:r>
                  <w:ins w:id="514" w:author="Juan Pablo Bernal Tamayo" w:date="2026-07-01T15:04:00Z" w16du:dateUtc="2026-07-01T12:04:00Z">
                    <w:rPr>
                      <w:rFonts w:ascii="Cambria Math" w:hAnsi="Cambria Math"/>
                    </w:rPr>
                    <m:t>N</m:t>
                  </w:ins>
                </m:r>
                <m:r>
                  <w:ins w:id="515" w:author="Juan Pablo Bernal Tamayo" w:date="2026-07-01T15:04:00Z" w16du:dateUtc="2026-07-01T12:04:00Z">
                    <m:rPr>
                      <m:sty m:val="p"/>
                    </m:rPr>
                    <w:rPr>
                      <w:rFonts w:ascii="Cambria Math" w:hAnsi="Cambria Math"/>
                    </w:rPr>
                    <m:t>+</m:t>
                  </w:ins>
                </m:r>
                <m:r>
                  <w:ins w:id="516" w:author="Juan Pablo Bernal Tamayo" w:date="2026-07-01T15:04:00Z" w16du:dateUtc="2026-07-01T12:04:00Z">
                    <w:rPr>
                      <w:rFonts w:ascii="Cambria Math" w:hAnsi="Cambria Math"/>
                    </w:rPr>
                    <m:t>1</m:t>
                  </w:ins>
                </m:r>
              </m:e>
            </m:d>
          </m:sup>
        </m:sSup>
      </m:oMath>
      <w:ins w:id="517" w:author="Juan Pablo Bernal Tamayo" w:date="2026-07-01T15:04:00Z" w16du:dateUtc="2026-07-01T12:04:00Z">
        <w:r>
          <w:t xml:space="preserve"> is formed by concatenating the </w:t>
        </w:r>
      </w:ins>
      <m:oMath>
        <m:r>
          <w:ins w:id="518" w:author="Juan Pablo Bernal Tamayo" w:date="2026-07-01T15:04:00Z" w16du:dateUtc="2026-07-01T12:04:00Z">
            <w:rPr>
              <w:rFonts w:ascii="Cambria Math" w:hAnsi="Cambria Math"/>
            </w:rPr>
            <m:t>M</m:t>
          </w:ins>
        </m:r>
        <m:r>
          <w:ins w:id="519" w:author="Juan Pablo Bernal Tamayo" w:date="2026-07-01T15:04:00Z" w16du:dateUtc="2026-07-01T12:04:00Z">
            <m:rPr>
              <m:sty m:val="p"/>
            </m:rPr>
            <w:rPr>
              <w:rFonts w:ascii="Cambria Math" w:hAnsi="Cambria Math"/>
            </w:rPr>
            <m:t>×</m:t>
          </w:ins>
        </m:r>
        <m:r>
          <w:ins w:id="520" w:author="Juan Pablo Bernal Tamayo" w:date="2026-07-01T15:04:00Z" w16du:dateUtc="2026-07-01T12:04:00Z">
            <w:rPr>
              <w:rFonts w:ascii="Cambria Math" w:hAnsi="Cambria Math"/>
            </w:rPr>
            <m:t>N</m:t>
          </w:ins>
        </m:r>
      </m:oMath>
      <w:ins w:id="521" w:author="Juan Pablo Bernal Tamayo" w:date="2026-07-01T15:04:00Z" w16du:dateUtc="2026-07-01T12:04:00Z">
        <w:r>
          <w:t xml:space="preserve"> activation matrix with an </w:t>
        </w:r>
      </w:ins>
      <m:oMath>
        <m:r>
          <w:ins w:id="522" w:author="Juan Pablo Bernal Tamayo" w:date="2026-07-01T15:04:00Z" w16du:dateUtc="2026-07-01T12:04:00Z">
            <w:rPr>
              <w:rFonts w:ascii="Cambria Math" w:hAnsi="Cambria Math"/>
            </w:rPr>
            <m:t>M</m:t>
          </w:ins>
        </m:r>
        <m:r>
          <w:ins w:id="523" w:author="Juan Pablo Bernal Tamayo" w:date="2026-07-01T15:04:00Z" w16du:dateUtc="2026-07-01T12:04:00Z">
            <m:rPr>
              <m:sty m:val="p"/>
            </m:rPr>
            <w:rPr>
              <w:rFonts w:ascii="Cambria Math" w:hAnsi="Cambria Math"/>
            </w:rPr>
            <m:t>×</m:t>
          </w:ins>
        </m:r>
        <m:r>
          <w:ins w:id="524" w:author="Juan Pablo Bernal Tamayo" w:date="2026-07-01T15:04:00Z" w16du:dateUtc="2026-07-01T12:04:00Z">
            <w:rPr>
              <w:rFonts w:ascii="Cambria Math" w:hAnsi="Cambria Math"/>
            </w:rPr>
            <m:t>1</m:t>
          </w:ins>
        </m:r>
      </m:oMath>
      <w:ins w:id="525" w:author="Juan Pablo Bernal Tamayo" w:date="2026-07-01T15:04:00Z" w16du:dateUtc="2026-07-01T12:04:00Z">
        <w:r>
          <w:t xml:space="preserve"> column vector of ones. The target matrix is </w:t>
        </w:r>
      </w:ins>
      <m:oMath>
        <m:r>
          <w:ins w:id="526" w:author="Juan Pablo Bernal Tamayo" w:date="2026-07-01T15:04:00Z" w16du:dateUtc="2026-07-01T12:04:00Z">
            <w:rPr>
              <w:rFonts w:ascii="Cambria Math" w:hAnsi="Cambria Math"/>
            </w:rPr>
            <m:t>B</m:t>
          </w:ins>
        </m:r>
        <m:r>
          <w:ins w:id="527" w:author="Juan Pablo Bernal Tamayo" w:date="2026-07-01T15:04:00Z" w16du:dateUtc="2026-07-01T12:04:00Z">
            <m:rPr>
              <m:sty m:val="p"/>
            </m:rPr>
            <w:rPr>
              <w:rFonts w:ascii="Cambria Math" w:hAnsi="Cambria Math"/>
            </w:rPr>
            <m:t>=</m:t>
          </w:ins>
        </m:r>
        <m:acc>
          <m:accPr>
            <m:chr m:val="̇"/>
            <m:ctrlPr>
              <w:ins w:id="528" w:author="Juan Pablo Bernal Tamayo" w:date="2026-07-01T15:04:00Z" w16du:dateUtc="2026-07-01T12:04:00Z">
                <w:rPr>
                  <w:rFonts w:ascii="Cambria Math" w:hAnsi="Cambria Math"/>
                </w:rPr>
              </w:ins>
            </m:ctrlPr>
          </m:accPr>
          <m:e>
            <m:r>
              <w:ins w:id="529" w:author="Juan Pablo Bernal Tamayo" w:date="2026-07-01T15:04:00Z" w16du:dateUtc="2026-07-01T12:04:00Z">
                <w:rPr>
                  <w:rFonts w:ascii="Cambria Math" w:hAnsi="Cambria Math"/>
                </w:rPr>
                <m:t>X</m:t>
              </w:ins>
            </m:r>
          </m:e>
        </m:acc>
        <m:r>
          <w:ins w:id="530" w:author="Juan Pablo Bernal Tamayo" w:date="2026-07-01T15:04:00Z" w16du:dateUtc="2026-07-01T12:04:00Z">
            <m:rPr>
              <m:sty m:val="p"/>
            </m:rPr>
            <w:rPr>
              <w:rFonts w:ascii="Cambria Math" w:hAnsi="Cambria Math"/>
            </w:rPr>
            <m:t>+</m:t>
          </w:ins>
        </m:r>
        <m:r>
          <w:ins w:id="531" w:author="Juan Pablo Bernal Tamayo" w:date="2026-07-01T15:04:00Z" w16du:dateUtc="2026-07-01T12:04:00Z">
            <w:rPr>
              <w:rFonts w:ascii="Cambria Math" w:hAnsi="Cambria Math"/>
            </w:rPr>
            <m:t>XΓ</m:t>
          </w:ins>
        </m:r>
        <m:r>
          <w:ins w:id="532" w:author="Juan Pablo Bernal Tamayo" w:date="2026-07-01T15:04:00Z" w16du:dateUtc="2026-07-01T12:04:00Z">
            <m:rPr>
              <m:sty m:val="p"/>
            </m:rPr>
            <w:rPr>
              <w:rFonts w:ascii="Cambria Math" w:hAnsi="Cambria Math"/>
            </w:rPr>
            <m:t>∈</m:t>
          </w:ins>
        </m:r>
        <m:sSup>
          <m:sSupPr>
            <m:ctrlPr>
              <w:ins w:id="533" w:author="Juan Pablo Bernal Tamayo" w:date="2026-07-01T15:04:00Z" w16du:dateUtc="2026-07-01T12:04:00Z">
                <w:rPr>
                  <w:rFonts w:ascii="Cambria Math" w:hAnsi="Cambria Math"/>
                </w:rPr>
              </w:ins>
            </m:ctrlPr>
          </m:sSupPr>
          <m:e>
            <m:r>
              <w:ins w:id="534" w:author="Juan Pablo Bernal Tamayo" w:date="2026-07-01T15:04:00Z" w16du:dateUtc="2026-07-01T12:04:00Z">
                <m:rPr>
                  <m:scr m:val="double-struck"/>
                  <m:sty m:val="p"/>
                </m:rPr>
                <w:rPr>
                  <w:rFonts w:ascii="Cambria Math" w:hAnsi="Cambria Math"/>
                </w:rPr>
                <m:t>R</m:t>
              </w:ins>
            </m:r>
          </m:e>
          <m:sup>
            <m:r>
              <w:ins w:id="535" w:author="Juan Pablo Bernal Tamayo" w:date="2026-07-01T15:04:00Z" w16du:dateUtc="2026-07-01T12:04:00Z">
                <w:rPr>
                  <w:rFonts w:ascii="Cambria Math" w:hAnsi="Cambria Math"/>
                </w:rPr>
                <m:t>M</m:t>
              </w:ins>
            </m:r>
            <m:r>
              <w:ins w:id="536" w:author="Juan Pablo Bernal Tamayo" w:date="2026-07-01T15:04:00Z" w16du:dateUtc="2026-07-01T12:04:00Z">
                <m:rPr>
                  <m:sty m:val="p"/>
                </m:rPr>
                <w:rPr>
                  <w:rFonts w:ascii="Cambria Math" w:hAnsi="Cambria Math"/>
                </w:rPr>
                <m:t>×</m:t>
              </w:ins>
            </m:r>
            <m:r>
              <w:ins w:id="537" w:author="Juan Pablo Bernal Tamayo" w:date="2026-07-01T15:04:00Z" w16du:dateUtc="2026-07-01T12:04:00Z">
                <w:rPr>
                  <w:rFonts w:ascii="Cambria Math" w:hAnsi="Cambria Math"/>
                </w:rPr>
                <m:t>N</m:t>
              </w:ins>
            </m:r>
          </m:sup>
        </m:sSup>
      </m:oMath>
      <w:ins w:id="538" w:author="Juan Pablo Bernal Tamayo" w:date="2026-07-01T15:04:00Z" w16du:dateUtc="2026-07-01T12:04:00Z">
        <w:r>
          <w:t xml:space="preserve">. The resulting parameter matrix is </w:t>
        </w:r>
      </w:ins>
      <m:oMath>
        <m:r>
          <w:ins w:id="539" w:author="Juan Pablo Bernal Tamayo" w:date="2026-07-01T15:04:00Z" w16du:dateUtc="2026-07-01T12:04:00Z">
            <w:rPr>
              <w:rFonts w:ascii="Cambria Math" w:hAnsi="Cambria Math"/>
            </w:rPr>
            <m:t>P</m:t>
          </w:ins>
        </m:r>
        <m:r>
          <w:ins w:id="540" w:author="Juan Pablo Bernal Tamayo" w:date="2026-07-01T15:04:00Z" w16du:dateUtc="2026-07-01T12:04:00Z">
            <m:rPr>
              <m:sty m:val="p"/>
            </m:rPr>
            <w:rPr>
              <w:rFonts w:ascii="Cambria Math" w:hAnsi="Cambria Math"/>
            </w:rPr>
            <m:t>=</m:t>
          </w:ins>
        </m:r>
        <m:d>
          <m:dPr>
            <m:begChr m:val="["/>
            <m:endChr m:val="]"/>
            <m:ctrlPr>
              <w:ins w:id="541" w:author="Juan Pablo Bernal Tamayo" w:date="2026-07-01T15:04:00Z" w16du:dateUtc="2026-07-01T12:04:00Z">
                <w:rPr>
                  <w:rFonts w:ascii="Cambria Math" w:hAnsi="Cambria Math"/>
                </w:rPr>
              </w:ins>
            </m:ctrlPr>
          </m:dPr>
          <m:e>
            <m:m>
              <m:mPr>
                <m:plcHide m:val="1"/>
                <m:mcs>
                  <m:mc>
                    <m:mcPr>
                      <m:count m:val="1"/>
                      <m:mcJc m:val="center"/>
                    </m:mcPr>
                  </m:mc>
                </m:mcs>
                <m:ctrlPr>
                  <w:ins w:id="542" w:author="Juan Pablo Bernal Tamayo" w:date="2026-07-01T15:04:00Z" w16du:dateUtc="2026-07-01T12:04:00Z">
                    <w:rPr>
                      <w:rFonts w:ascii="Cambria Math" w:hAnsi="Cambria Math"/>
                    </w:rPr>
                  </w:ins>
                </m:ctrlPr>
              </m:mPr>
              <m:mr>
                <m:e>
                  <m:sSup>
                    <m:sSupPr>
                      <m:ctrlPr>
                        <w:ins w:id="543" w:author="Juan Pablo Bernal Tamayo" w:date="2026-07-01T15:04:00Z" w16du:dateUtc="2026-07-01T12:04:00Z">
                          <w:rPr>
                            <w:rFonts w:ascii="Cambria Math" w:hAnsi="Cambria Math"/>
                          </w:rPr>
                        </w:ins>
                      </m:ctrlPr>
                    </m:sSupPr>
                    <m:e>
                      <m:r>
                        <w:ins w:id="544" w:author="Juan Pablo Bernal Tamayo" w:date="2026-07-01T15:04:00Z" w16du:dateUtc="2026-07-01T12:04:00Z">
                          <w:rPr>
                            <w:rFonts w:ascii="Cambria Math" w:hAnsi="Cambria Math"/>
                          </w:rPr>
                          <m:t>W</m:t>
                        </w:ins>
                      </m:r>
                    </m:e>
                    <m:sup>
                      <m:r>
                        <w:ins w:id="545" w:author="Juan Pablo Bernal Tamayo" w:date="2026-07-01T15:04:00Z" w16du:dateUtc="2026-07-01T12:04:00Z">
                          <w:rPr>
                            <w:rFonts w:ascii="Cambria Math" w:hAnsi="Cambria Math"/>
                          </w:rPr>
                          <m:t>T</m:t>
                        </w:ins>
                      </m:r>
                    </m:sup>
                  </m:sSup>
                </m:e>
              </m:mr>
              <m:mr>
                <m:e>
                  <m:sSup>
                    <m:sSupPr>
                      <m:ctrlPr>
                        <w:ins w:id="546" w:author="Juan Pablo Bernal Tamayo" w:date="2026-07-01T15:04:00Z" w16du:dateUtc="2026-07-01T12:04:00Z">
                          <w:rPr>
                            <w:rFonts w:ascii="Cambria Math" w:hAnsi="Cambria Math"/>
                          </w:rPr>
                        </w:ins>
                      </m:ctrlPr>
                    </m:sSupPr>
                    <m:e>
                      <m:r>
                        <w:ins w:id="547" w:author="Juan Pablo Bernal Tamayo" w:date="2026-07-01T15:04:00Z" w16du:dateUtc="2026-07-01T12:04:00Z">
                          <m:rPr>
                            <m:sty m:val="b"/>
                          </m:rPr>
                          <w:rPr>
                            <w:rFonts w:ascii="Cambria Math" w:hAnsi="Cambria Math"/>
                          </w:rPr>
                          <m:t>I</m:t>
                        </w:ins>
                      </m:r>
                    </m:e>
                    <m:sup>
                      <m:r>
                        <w:ins w:id="548" w:author="Juan Pablo Bernal Tamayo" w:date="2026-07-01T15:04:00Z" w16du:dateUtc="2026-07-01T12:04:00Z">
                          <w:rPr>
                            <w:rFonts w:ascii="Cambria Math" w:hAnsi="Cambria Math"/>
                          </w:rPr>
                          <m:t>T</m:t>
                        </w:ins>
                      </m:r>
                    </m:sup>
                  </m:sSup>
                </m:e>
              </m:mr>
            </m:m>
          </m:e>
        </m:d>
        <m:r>
          <w:ins w:id="549" w:author="Juan Pablo Bernal Tamayo" w:date="2026-07-01T15:04:00Z" w16du:dateUtc="2026-07-01T12:04:00Z">
            <m:rPr>
              <m:sty m:val="p"/>
            </m:rPr>
            <w:rPr>
              <w:rFonts w:ascii="Cambria Math" w:hAnsi="Cambria Math"/>
            </w:rPr>
            <m:t>∈</m:t>
          </w:ins>
        </m:r>
        <m:sSup>
          <m:sSupPr>
            <m:ctrlPr>
              <w:ins w:id="550" w:author="Juan Pablo Bernal Tamayo" w:date="2026-07-01T15:04:00Z" w16du:dateUtc="2026-07-01T12:04:00Z">
                <w:rPr>
                  <w:rFonts w:ascii="Cambria Math" w:hAnsi="Cambria Math"/>
                </w:rPr>
              </w:ins>
            </m:ctrlPr>
          </m:sSupPr>
          <m:e>
            <m:r>
              <w:ins w:id="551" w:author="Juan Pablo Bernal Tamayo" w:date="2026-07-01T15:04:00Z" w16du:dateUtc="2026-07-01T12:04:00Z">
                <m:rPr>
                  <m:scr m:val="double-struck"/>
                  <m:sty m:val="p"/>
                </m:rPr>
                <w:rPr>
                  <w:rFonts w:ascii="Cambria Math" w:hAnsi="Cambria Math"/>
                </w:rPr>
                <m:t>R</m:t>
              </w:ins>
            </m:r>
          </m:e>
          <m:sup>
            <m:d>
              <m:dPr>
                <m:ctrlPr>
                  <w:ins w:id="552" w:author="Juan Pablo Bernal Tamayo" w:date="2026-07-01T15:04:00Z" w16du:dateUtc="2026-07-01T12:04:00Z">
                    <w:rPr>
                      <w:rFonts w:ascii="Cambria Math" w:hAnsi="Cambria Math"/>
                    </w:rPr>
                  </w:ins>
                </m:ctrlPr>
              </m:dPr>
              <m:e>
                <m:r>
                  <w:ins w:id="553" w:author="Juan Pablo Bernal Tamayo" w:date="2026-07-01T15:04:00Z" w16du:dateUtc="2026-07-01T12:04:00Z">
                    <w:rPr>
                      <w:rFonts w:ascii="Cambria Math" w:hAnsi="Cambria Math"/>
                    </w:rPr>
                    <m:t>N</m:t>
                  </w:ins>
                </m:r>
                <m:r>
                  <w:ins w:id="554" w:author="Juan Pablo Bernal Tamayo" w:date="2026-07-01T15:04:00Z" w16du:dateUtc="2026-07-01T12:04:00Z">
                    <m:rPr>
                      <m:sty m:val="p"/>
                    </m:rPr>
                    <w:rPr>
                      <w:rFonts w:ascii="Cambria Math" w:hAnsi="Cambria Math"/>
                    </w:rPr>
                    <m:t>+</m:t>
                  </w:ins>
                </m:r>
                <m:r>
                  <w:ins w:id="555" w:author="Juan Pablo Bernal Tamayo" w:date="2026-07-01T15:04:00Z" w16du:dateUtc="2026-07-01T12:04:00Z">
                    <w:rPr>
                      <w:rFonts w:ascii="Cambria Math" w:hAnsi="Cambria Math"/>
                    </w:rPr>
                    <m:t>1</m:t>
                  </w:ins>
                </m:r>
              </m:e>
            </m:d>
            <m:r>
              <w:ins w:id="556" w:author="Juan Pablo Bernal Tamayo" w:date="2026-07-01T15:04:00Z" w16du:dateUtc="2026-07-01T12:04:00Z">
                <m:rPr>
                  <m:sty m:val="p"/>
                </m:rPr>
                <w:rPr>
                  <w:rFonts w:ascii="Cambria Math" w:hAnsi="Cambria Math"/>
                </w:rPr>
                <m:t>×</m:t>
              </w:ins>
            </m:r>
            <m:r>
              <w:ins w:id="557" w:author="Juan Pablo Bernal Tamayo" w:date="2026-07-01T15:04:00Z" w16du:dateUtc="2026-07-01T12:04:00Z">
                <w:rPr>
                  <w:rFonts w:ascii="Cambria Math" w:hAnsi="Cambria Math"/>
                </w:rPr>
                <m:t>N</m:t>
              </w:ins>
            </m:r>
          </m:sup>
        </m:sSup>
      </m:oMath>
      <w:ins w:id="558" w:author="Juan Pablo Bernal Tamayo" w:date="2026-07-01T15:04:00Z" w16du:dateUtc="2026-07-01T12:04:00Z">
        <w:r>
          <w:t xml:space="preserve">, whose first </w:t>
        </w:r>
      </w:ins>
      <m:oMath>
        <m:r>
          <w:ins w:id="559" w:author="Juan Pablo Bernal Tamayo" w:date="2026-07-01T15:04:00Z" w16du:dateUtc="2026-07-01T12:04:00Z">
            <w:rPr>
              <w:rFonts w:ascii="Cambria Math" w:hAnsi="Cambria Math"/>
            </w:rPr>
            <m:t>N</m:t>
          </w:ins>
        </m:r>
      </m:oMath>
      <w:ins w:id="560" w:author="Juan Pablo Bernal Tamayo" w:date="2026-07-01T15:04:00Z" w16du:dateUtc="2026-07-01T12:04:00Z">
        <w:r>
          <w:t xml:space="preserve"> rows represent the transposed interaction matrix </w:t>
        </w:r>
      </w:ins>
      <m:oMath>
        <m:sSup>
          <m:sSupPr>
            <m:ctrlPr>
              <w:ins w:id="561" w:author="Juan Pablo Bernal Tamayo" w:date="2026-07-01T15:04:00Z" w16du:dateUtc="2026-07-01T12:04:00Z">
                <w:rPr>
                  <w:rFonts w:ascii="Cambria Math" w:hAnsi="Cambria Math"/>
                </w:rPr>
              </w:ins>
            </m:ctrlPr>
          </m:sSupPr>
          <m:e>
            <m:r>
              <w:ins w:id="562" w:author="Juan Pablo Bernal Tamayo" w:date="2026-07-01T15:04:00Z" w16du:dateUtc="2026-07-01T12:04:00Z">
                <w:rPr>
                  <w:rFonts w:ascii="Cambria Math" w:hAnsi="Cambria Math"/>
                </w:rPr>
                <m:t>W</m:t>
              </w:ins>
            </m:r>
          </m:e>
          <m:sup>
            <m:r>
              <w:ins w:id="563" w:author="Juan Pablo Bernal Tamayo" w:date="2026-07-01T15:04:00Z" w16du:dateUtc="2026-07-01T12:04:00Z">
                <w:rPr>
                  <w:rFonts w:ascii="Cambria Math" w:hAnsi="Cambria Math"/>
                </w:rPr>
                <m:t>T</m:t>
              </w:ins>
            </m:r>
          </m:sup>
        </m:sSup>
      </m:oMath>
      <w:ins w:id="564" w:author="Juan Pablo Bernal Tamayo" w:date="2026-07-01T15:04:00Z" w16du:dateUtc="2026-07-01T12:04:00Z">
        <w:r>
          <w:t xml:space="preserve">, and whose final row represents the bias vector </w:t>
        </w:r>
      </w:ins>
      <m:oMath>
        <m:sSup>
          <m:sSupPr>
            <m:ctrlPr>
              <w:ins w:id="565" w:author="Juan Pablo Bernal Tamayo" w:date="2026-07-01T15:04:00Z" w16du:dateUtc="2026-07-01T12:04:00Z">
                <w:rPr>
                  <w:rFonts w:ascii="Cambria Math" w:hAnsi="Cambria Math"/>
                </w:rPr>
              </w:ins>
            </m:ctrlPr>
          </m:sSupPr>
          <m:e>
            <m:r>
              <w:ins w:id="566" w:author="Juan Pablo Bernal Tamayo" w:date="2026-07-01T15:04:00Z" w16du:dateUtc="2026-07-01T12:04:00Z">
                <m:rPr>
                  <m:sty m:val="b"/>
                </m:rPr>
                <w:rPr>
                  <w:rFonts w:ascii="Cambria Math" w:hAnsi="Cambria Math"/>
                </w:rPr>
                <m:t>I</m:t>
              </w:ins>
            </m:r>
          </m:e>
          <m:sup>
            <m:r>
              <w:ins w:id="567" w:author="Juan Pablo Bernal Tamayo" w:date="2026-07-01T15:04:00Z" w16du:dateUtc="2026-07-01T12:04:00Z">
                <w:rPr>
                  <w:rFonts w:ascii="Cambria Math" w:hAnsi="Cambria Math"/>
                </w:rPr>
                <m:t>T</m:t>
              </w:ins>
            </m:r>
          </m:sup>
        </m:sSup>
      </m:oMath>
      <w:ins w:id="568" w:author="Juan Pablo Bernal Tamayo" w:date="2026-07-01T15:04:00Z" w16du:dateUtc="2026-07-01T12:04:00Z">
        <w:r>
          <w:t>.</w:t>
        </w:r>
      </w:ins>
    </w:p>
    <w:p w14:paraId="137655A3" w14:textId="2AE86DEC" w:rsidR="00DA1B97" w:rsidRDefault="00674E62" w:rsidP="00D63A1E">
      <w:pPr>
        <w:pStyle w:val="FirstParagraph"/>
      </w:pPr>
      <w:del w:id="569" w:author="Juan Pablo Bernal Tamayo" w:date="2026-07-01T15:04:00Z" w16du:dateUtc="2026-07-01T12:04:00Z">
        <w:r w:rsidDel="0027419F">
          <w:delText xml:space="preserve">where </w:delText>
        </w:r>
      </w:del>
      <m:oMath>
        <m:d>
          <m:dPr>
            <m:begChr m:val="["/>
            <m:endChr m:val="]"/>
            <m:ctrlPr>
              <w:del w:id="570" w:author="Juan Pablo Bernal Tamayo" w:date="2026-07-01T15:04:00Z" w16du:dateUtc="2026-07-01T12:04:00Z">
                <w:rPr>
                  <w:rFonts w:ascii="Cambria Math" w:hAnsi="Cambria Math"/>
                </w:rPr>
              </w:del>
            </m:ctrlPr>
          </m:dPr>
          <m:e>
            <m:r>
              <w:del w:id="571" w:author="Juan Pablo Bernal Tamayo" w:date="2026-07-01T15:04:00Z" w16du:dateUtc="2026-07-01T12:04:00Z">
                <w:rPr>
                  <w:rFonts w:ascii="Cambria Math" w:hAnsi="Cambria Math"/>
                </w:rPr>
                <m:t>φ</m:t>
              </w:del>
            </m:r>
            <m:d>
              <m:dPr>
                <m:ctrlPr>
                  <w:del w:id="572" w:author="Juan Pablo Bernal Tamayo" w:date="2026-07-01T15:04:00Z" w16du:dateUtc="2026-07-01T12:04:00Z">
                    <w:rPr>
                      <w:rFonts w:ascii="Cambria Math" w:hAnsi="Cambria Math"/>
                    </w:rPr>
                  </w:del>
                </m:ctrlPr>
              </m:dPr>
              <m:e>
                <m:r>
                  <w:del w:id="573" w:author="Juan Pablo Bernal Tamayo" w:date="2026-07-01T15:04:00Z" w16du:dateUtc="2026-07-01T12:04:00Z">
                    <w:rPr>
                      <w:rFonts w:ascii="Cambria Math" w:hAnsi="Cambria Math"/>
                    </w:rPr>
                    <m:t>X</m:t>
                  </w:del>
                </m:r>
              </m:e>
            </m:d>
            <m:r>
              <w:del w:id="574" w:author="Juan Pablo Bernal Tamayo" w:date="2026-07-01T15:04:00Z" w16du:dateUtc="2026-07-01T12:04:00Z">
                <w:rPr>
                  <w:rFonts w:ascii="Cambria Math" w:hAnsi="Cambria Math"/>
                </w:rPr>
                <m:t> </m:t>
              </w:del>
            </m:r>
            <m:r>
              <w:del w:id="575" w:author="Juan Pablo Bernal Tamayo" w:date="2026-07-01T15:04:00Z" w16du:dateUtc="2026-07-01T12:04:00Z">
                <m:rPr>
                  <m:sty m:val="p"/>
                </m:rPr>
                <w:rPr>
                  <w:rFonts w:ascii="Cambria Math" w:hAnsi="Cambria Math"/>
                </w:rPr>
                <m:t>|</m:t>
              </w:del>
            </m:r>
            <m:r>
              <w:del w:id="576" w:author="Juan Pablo Bernal Tamayo" w:date="2026-07-01T15:04:00Z" w16du:dateUtc="2026-07-01T12:04:00Z">
                <w:rPr>
                  <w:rFonts w:ascii="Cambria Math" w:hAnsi="Cambria Math"/>
                </w:rPr>
                <m:t> </m:t>
              </w:del>
            </m:r>
            <m:r>
              <w:del w:id="577" w:author="Juan Pablo Bernal Tamayo" w:date="2026-07-01T15:04:00Z" w16du:dateUtc="2026-07-01T12:04:00Z">
                <m:rPr>
                  <m:sty m:val="b"/>
                </m:rPr>
                <w:rPr>
                  <w:rFonts w:ascii="Cambria Math" w:hAnsi="Cambria Math"/>
                </w:rPr>
                <m:t>1</m:t>
              </w:del>
            </m:r>
          </m:e>
        </m:d>
        <m:r>
          <w:del w:id="578" w:author="Juan Pablo Bernal Tamayo" w:date="2026-07-01T15:04:00Z" w16du:dateUtc="2026-07-01T12:04:00Z">
            <m:rPr>
              <m:sty m:val="p"/>
            </m:rPr>
            <w:rPr>
              <w:rFonts w:ascii="Cambria Math" w:hAnsi="Cambria Math"/>
            </w:rPr>
            <m:t>∈</m:t>
          </w:del>
        </m:r>
        <m:sSup>
          <m:sSupPr>
            <m:ctrlPr>
              <w:del w:id="579" w:author="Juan Pablo Bernal Tamayo" w:date="2026-07-01T15:04:00Z" w16du:dateUtc="2026-07-01T12:04:00Z">
                <w:rPr>
                  <w:rFonts w:ascii="Cambria Math" w:hAnsi="Cambria Math"/>
                </w:rPr>
              </w:del>
            </m:ctrlPr>
          </m:sSupPr>
          <m:e>
            <m:r>
              <w:del w:id="580" w:author="Juan Pablo Bernal Tamayo" w:date="2026-07-01T15:04:00Z" w16du:dateUtc="2026-07-01T12:04:00Z">
                <m:rPr>
                  <m:scr m:val="double-struck"/>
                  <m:sty m:val="p"/>
                </m:rPr>
                <w:rPr>
                  <w:rFonts w:ascii="Cambria Math" w:hAnsi="Cambria Math"/>
                </w:rPr>
                <m:t>R</m:t>
              </w:del>
            </m:r>
          </m:e>
          <m:sup>
            <m:r>
              <w:del w:id="581" w:author="Juan Pablo Bernal Tamayo" w:date="2026-07-01T15:04:00Z" w16du:dateUtc="2026-07-01T12:04:00Z">
                <w:rPr>
                  <w:rFonts w:ascii="Cambria Math" w:hAnsi="Cambria Math"/>
                </w:rPr>
                <m:t>M</m:t>
              </w:del>
            </m:r>
            <m:r>
              <w:del w:id="582" w:author="Juan Pablo Bernal Tamayo" w:date="2026-07-01T15:04:00Z" w16du:dateUtc="2026-07-01T12:04:00Z">
                <m:rPr>
                  <m:sty m:val="p"/>
                </m:rPr>
                <w:rPr>
                  <w:rFonts w:ascii="Cambria Math" w:hAnsi="Cambria Math"/>
                </w:rPr>
                <m:t>×</m:t>
              </w:del>
            </m:r>
            <m:d>
              <m:dPr>
                <m:ctrlPr>
                  <w:del w:id="583" w:author="Juan Pablo Bernal Tamayo" w:date="2026-07-01T15:04:00Z" w16du:dateUtc="2026-07-01T12:04:00Z">
                    <w:rPr>
                      <w:rFonts w:ascii="Cambria Math" w:hAnsi="Cambria Math"/>
                    </w:rPr>
                  </w:del>
                </m:ctrlPr>
              </m:dPr>
              <m:e>
                <m:r>
                  <w:del w:id="584" w:author="Juan Pablo Bernal Tamayo" w:date="2026-07-01T15:04:00Z" w16du:dateUtc="2026-07-01T12:04:00Z">
                    <w:rPr>
                      <w:rFonts w:ascii="Cambria Math" w:hAnsi="Cambria Math"/>
                    </w:rPr>
                    <m:t>N</m:t>
                  </w:del>
                </m:r>
                <m:r>
                  <w:del w:id="585" w:author="Juan Pablo Bernal Tamayo" w:date="2026-07-01T15:04:00Z" w16du:dateUtc="2026-07-01T12:04:00Z">
                    <m:rPr>
                      <m:sty m:val="p"/>
                    </m:rPr>
                    <w:rPr>
                      <w:rFonts w:ascii="Cambria Math" w:hAnsi="Cambria Math"/>
                    </w:rPr>
                    <m:t>+</m:t>
                  </w:del>
                </m:r>
                <m:r>
                  <w:del w:id="586" w:author="Juan Pablo Bernal Tamayo" w:date="2026-07-01T15:04:00Z" w16du:dateUtc="2026-07-01T12:04:00Z">
                    <w:rPr>
                      <w:rFonts w:ascii="Cambria Math" w:hAnsi="Cambria Math"/>
                    </w:rPr>
                    <m:t>1</m:t>
                  </w:del>
                </m:r>
              </m:e>
            </m:d>
          </m:sup>
        </m:sSup>
      </m:oMath>
      <w:del w:id="587" w:author="Juan Pablo Bernal Tamayo" w:date="2026-07-01T15:04:00Z" w16du:dateUtc="2026-07-01T12:04:00Z">
        <w:r w:rsidDel="0027419F">
          <w:delText xml:space="preserve"> is the augmented design matrix and </w:delText>
        </w:r>
      </w:del>
      <m:oMath>
        <m:acc>
          <m:accPr>
            <m:chr m:val="̇"/>
            <m:ctrlPr>
              <w:del w:id="588" w:author="Juan Pablo Bernal Tamayo" w:date="2026-07-01T15:04:00Z" w16du:dateUtc="2026-07-01T12:04:00Z">
                <w:rPr>
                  <w:rFonts w:ascii="Cambria Math" w:hAnsi="Cambria Math"/>
                </w:rPr>
              </w:del>
            </m:ctrlPr>
          </m:accPr>
          <m:e>
            <m:r>
              <w:del w:id="589" w:author="Juan Pablo Bernal Tamayo" w:date="2026-07-01T15:04:00Z" w16du:dateUtc="2026-07-01T12:04:00Z">
                <w:rPr>
                  <w:rFonts w:ascii="Cambria Math" w:hAnsi="Cambria Math"/>
                </w:rPr>
                <m:t>X</m:t>
              </w:del>
            </m:r>
          </m:e>
        </m:acc>
        <m:r>
          <w:del w:id="590" w:author="Juan Pablo Bernal Tamayo" w:date="2026-07-01T15:04:00Z" w16du:dateUtc="2026-07-01T12:04:00Z">
            <m:rPr>
              <m:sty m:val="p"/>
            </m:rPr>
            <w:rPr>
              <w:rFonts w:ascii="Cambria Math" w:hAnsi="Cambria Math"/>
            </w:rPr>
            <m:t>∈</m:t>
          </w:del>
        </m:r>
        <m:sSup>
          <m:sSupPr>
            <m:ctrlPr>
              <w:del w:id="591" w:author="Juan Pablo Bernal Tamayo" w:date="2026-07-01T15:04:00Z" w16du:dateUtc="2026-07-01T12:04:00Z">
                <w:rPr>
                  <w:rFonts w:ascii="Cambria Math" w:hAnsi="Cambria Math"/>
                </w:rPr>
              </w:del>
            </m:ctrlPr>
          </m:sSupPr>
          <m:e>
            <m:r>
              <w:del w:id="592" w:author="Juan Pablo Bernal Tamayo" w:date="2026-07-01T15:04:00Z" w16du:dateUtc="2026-07-01T12:04:00Z">
                <m:rPr>
                  <m:scr m:val="double-struck"/>
                  <m:sty m:val="p"/>
                </m:rPr>
                <w:rPr>
                  <w:rFonts w:ascii="Cambria Math" w:hAnsi="Cambria Math"/>
                </w:rPr>
                <m:t>R</m:t>
              </w:del>
            </m:r>
          </m:e>
          <m:sup>
            <m:r>
              <w:del w:id="593" w:author="Juan Pablo Bernal Tamayo" w:date="2026-07-01T15:04:00Z" w16du:dateUtc="2026-07-01T12:04:00Z">
                <w:rPr>
                  <w:rFonts w:ascii="Cambria Math" w:hAnsi="Cambria Math"/>
                </w:rPr>
                <m:t>M</m:t>
              </w:del>
            </m:r>
            <m:r>
              <w:del w:id="594" w:author="Juan Pablo Bernal Tamayo" w:date="2026-07-01T15:04:00Z" w16du:dateUtc="2026-07-01T12:04:00Z">
                <m:rPr>
                  <m:sty m:val="p"/>
                </m:rPr>
                <w:rPr>
                  <w:rFonts w:ascii="Cambria Math" w:hAnsi="Cambria Math"/>
                </w:rPr>
                <m:t>×</m:t>
              </w:del>
            </m:r>
            <m:r>
              <w:del w:id="595" w:author="Juan Pablo Bernal Tamayo" w:date="2026-07-01T15:04:00Z" w16du:dateUtc="2026-07-01T12:04:00Z">
                <w:rPr>
                  <w:rFonts w:ascii="Cambria Math" w:hAnsi="Cambria Math"/>
                </w:rPr>
                <m:t>N</m:t>
              </w:del>
            </m:r>
          </m:sup>
        </m:sSup>
      </m:oMath>
      <w:del w:id="596" w:author="Juan Pablo Bernal Tamayo" w:date="2026-07-01T15:04:00Z" w16du:dateUtc="2026-07-01T12:04:00Z">
        <w:r w:rsidDel="0027419F">
          <w:delText xml:space="preserve"> is the RNA velocity matrix. </w:delText>
        </w:r>
      </w:del>
      <w:ins w:id="597" w:author="Juan Pablo Bernal Tamayo" w:date="2026-03-11T11:47:00Z" w16du:dateUtc="2026-03-11T08:47:00Z">
        <w:r w:rsidR="00D63A1E">
          <w:t xml:space="preserve">This yields the minimum-Frobenius-norm least-squares solution and coincides with the </w:t>
        </w:r>
      </w:ins>
      <m:oMath>
        <m:r>
          <w:ins w:id="598" w:author="Juan Pablo Bernal Tamayo" w:date="2026-03-11T11:47:00Z" w16du:dateUtc="2026-03-11T08:47:00Z">
            <w:rPr>
              <w:rFonts w:ascii="Cambria Math" w:hAnsi="Cambria Math"/>
            </w:rPr>
            <m:t>λ→</m:t>
          </w:ins>
        </m:r>
        <m:sSup>
          <m:sSupPr>
            <m:ctrlPr>
              <w:ins w:id="599" w:author="Juan Pablo Bernal Tamayo" w:date="2026-03-11T11:48:00Z" w16du:dateUtc="2026-03-11T08:48:00Z">
                <w:rPr>
                  <w:rFonts w:ascii="Cambria Math" w:hAnsi="Cambria Math"/>
                  <w:i/>
                </w:rPr>
              </w:ins>
            </m:ctrlPr>
          </m:sSupPr>
          <m:e>
            <m:r>
              <w:ins w:id="600" w:author="Juan Pablo Bernal Tamayo" w:date="2026-03-11T11:47:00Z" w16du:dateUtc="2026-03-11T08:47:00Z">
                <w:rPr>
                  <w:rFonts w:ascii="Cambria Math" w:hAnsi="Cambria Math"/>
                </w:rPr>
                <m:t>0</m:t>
              </w:ins>
            </m:r>
          </m:e>
          <m:sup>
            <m:r>
              <w:ins w:id="601" w:author="Juan Pablo Bernal Tamayo" w:date="2026-03-11T11:48:00Z" w16du:dateUtc="2026-03-11T08:48:00Z">
                <w:rPr>
                  <w:rFonts w:ascii="Cambria Math" w:hAnsi="Cambria Math"/>
                </w:rPr>
                <m:t>+</m:t>
              </w:ins>
            </m:r>
          </m:sup>
        </m:sSup>
      </m:oMath>
      <w:ins w:id="602" w:author="Juan Pablo Bernal Tamayo" w:date="2026-03-11T11:47:00Z" w16du:dateUtc="2026-03-11T08:47:00Z">
        <w:r w:rsidR="00D63A1E">
          <w:t xml:space="preserve"> limit of Tikhonov (ridge) regularization.</w:t>
        </w:r>
      </w:ins>
      <w:commentRangeStart w:id="603"/>
      <w:del w:id="604" w:author="Juan Pablo Bernal Tamayo" w:date="2026-03-11T11:47:00Z" w16du:dateUtc="2026-03-11T08:47:00Z">
        <w:r w:rsidDel="00D63A1E">
          <w:delText xml:space="preserve">This is equivalent to an </w:delText>
        </w:r>
      </w:del>
      <m:oMath>
        <m:sSup>
          <m:sSupPr>
            <m:ctrlPr>
              <w:del w:id="605" w:author="Juan Pablo Bernal Tamayo" w:date="2026-03-11T11:47:00Z" w16du:dateUtc="2026-03-11T08:47:00Z">
                <w:rPr>
                  <w:rFonts w:ascii="Cambria Math" w:hAnsi="Cambria Math"/>
                </w:rPr>
              </w:del>
            </m:ctrlPr>
          </m:sSupPr>
          <m:e>
            <m:r>
              <w:del w:id="606" w:author="Juan Pablo Bernal Tamayo" w:date="2026-03-11T11:47:00Z" w16du:dateUtc="2026-03-11T08:47:00Z">
                <w:rPr>
                  <w:rFonts w:ascii="Cambria Math" w:hAnsi="Cambria Math"/>
                </w:rPr>
                <m:t>L</m:t>
              </w:del>
            </m:r>
          </m:e>
          <m:sup>
            <m:r>
              <w:del w:id="607" w:author="Juan Pablo Bernal Tamayo" w:date="2026-03-11T11:47:00Z" w16du:dateUtc="2026-03-11T08:47:00Z">
                <w:rPr>
                  <w:rFonts w:ascii="Cambria Math" w:hAnsi="Cambria Math"/>
                </w:rPr>
                <m:t>2</m:t>
              </w:del>
            </m:r>
          </m:sup>
        </m:sSup>
      </m:oMath>
      <w:del w:id="608" w:author="Juan Pablo Bernal Tamayo" w:date="2026-03-11T11:47:00Z" w16du:dateUtc="2026-03-11T08:47:00Z">
        <w:r w:rsidDel="00D63A1E">
          <w:delText xml:space="preserve"> (ridge) regulari</w:delText>
        </w:r>
      </w:del>
      <w:del w:id="609" w:author="Juan Pablo Bernal Tamayo" w:date="2026-03-11T11:34:00Z" w16du:dateUtc="2026-03-11T08:34:00Z">
        <w:r w:rsidDel="00B361EC">
          <w:delText>s</w:delText>
        </w:r>
      </w:del>
      <w:del w:id="610" w:author="Juan Pablo Bernal Tamayo" w:date="2026-03-11T11:47:00Z" w16du:dateUtc="2026-03-11T08:47:00Z">
        <w:r w:rsidDel="00D63A1E">
          <w:delText>ation in the limit of zero penalty and yields a solution in closed form</w:delText>
        </w:r>
      </w:del>
      <w:r>
        <w:t xml:space="preserve">. </w:t>
      </w:r>
      <w:commentRangeEnd w:id="603"/>
      <w:r w:rsidR="00C90F96">
        <w:rPr>
          <w:rStyle w:val="CommentReference"/>
          <w:sz w:val="24"/>
          <w:szCs w:val="24"/>
        </w:rPr>
        <w:commentReference w:id="603"/>
      </w:r>
      <w:r>
        <w:t xml:space="preserve">When the number of cells exceeds the </w:t>
      </w:r>
      <w:del w:id="611" w:author="Juan Pablo Bernal Tamayo" w:date="2026-03-11T11:48:00Z" w16du:dateUtc="2026-03-11T08:48:00Z">
        <w:r w:rsidDel="00D63A1E">
          <w:delText>number of genes</w:delText>
        </w:r>
      </w:del>
      <w:ins w:id="612" w:author="Juan Pablo Bernal Tamayo" w:date="2026-03-11T11:48:00Z" w16du:dateUtc="2026-03-11T08:48:00Z">
        <w:r w:rsidR="00D63A1E">
          <w:t>augmented features dimension</w:t>
        </w:r>
      </w:ins>
      <w:r>
        <w:t xml:space="preserve"> (</w:t>
      </w:r>
      <w:commentRangeStart w:id="613"/>
      <m:oMath>
        <m:r>
          <w:rPr>
            <w:rFonts w:ascii="Cambria Math" w:hAnsi="Cambria Math"/>
          </w:rPr>
          <m:t>M</m:t>
        </m:r>
        <m:r>
          <m:rPr>
            <m:sty m:val="p"/>
          </m:rPr>
          <w:rPr>
            <w:rFonts w:ascii="Cambria Math" w:hAnsi="Cambria Math"/>
          </w:rPr>
          <m:t>&gt;</m:t>
        </m:r>
        <m:r>
          <w:rPr>
            <w:rFonts w:ascii="Cambria Math" w:hAnsi="Cambria Math"/>
          </w:rPr>
          <m:t>N</m:t>
        </m:r>
        <w:commentRangeEnd w:id="613"/>
        <m:r>
          <w:rPr>
            <w:rStyle w:val="CommentReference"/>
            <w:rFonts w:ascii="Cambria Math" w:hAnsi="Cambria Math"/>
            <w:i/>
            <w:sz w:val="24"/>
            <w:szCs w:val="24"/>
          </w:rPr>
          <w:commentReference w:id="613"/>
        </m:r>
        <m:r>
          <w:ins w:id="614" w:author="Juan Pablo Bernal Tamayo" w:date="2026-03-11T11:48:00Z" w16du:dateUtc="2026-03-11T08:48:00Z">
            <w:rPr>
              <w:rFonts w:ascii="Cambria Math" w:hAnsi="Cambria Math"/>
            </w:rPr>
            <m:t>+1</m:t>
          </w:ins>
        </m:r>
      </m:oMath>
      <w:r>
        <w:t>), the system is overdetermined and the pseudoinverse minimi</w:t>
      </w:r>
      <w:ins w:id="615" w:author="Juan Pablo Bernal Tamayo" w:date="2026-06-05T13:28:00Z" w16du:dateUtc="2026-06-05T10:28:00Z">
        <w:r w:rsidR="00E2350D">
          <w:t>z</w:t>
        </w:r>
      </w:ins>
      <w:del w:id="616" w:author="Juan Pablo Bernal Tamayo" w:date="2026-06-05T13:28:00Z" w16du:dateUtc="2026-06-05T10:28:00Z">
        <w:r w:rsidDel="00E2350D">
          <w:delText>s</w:delText>
        </w:r>
      </w:del>
      <w:r>
        <w:t xml:space="preserve">es the reconstruction residual; when </w:t>
      </w:r>
      <m:oMath>
        <m:r>
          <w:rPr>
            <w:rFonts w:ascii="Cambria Math" w:hAnsi="Cambria Math"/>
          </w:rPr>
          <m:t>M</m:t>
        </m:r>
        <w:commentRangeStart w:id="617"/>
        <w:commentRangeEnd w:id="617"/>
        <m:r>
          <m:rPr>
            <m:sty m:val="p"/>
          </m:rPr>
          <w:rPr>
            <w:rStyle w:val="CommentReference"/>
            <w:rFonts w:ascii="Cambria Math" w:hAnsi="Cambria Math"/>
            <w:sz w:val="24"/>
            <w:szCs w:val="24"/>
          </w:rPr>
          <w:commentReference w:id="617"/>
        </m:r>
        <m:r>
          <m:rPr>
            <m:sty m:val="p"/>
          </m:rPr>
          <w:rPr>
            <w:rFonts w:ascii="Cambria Math" w:hAnsi="Cambria Math"/>
          </w:rPr>
          <m:t>&lt;</m:t>
        </m:r>
        <m:r>
          <w:rPr>
            <w:rFonts w:ascii="Cambria Math" w:hAnsi="Cambria Math"/>
          </w:rPr>
          <m:t>N</m:t>
        </m:r>
        <m:r>
          <w:ins w:id="618" w:author="Juan Pablo Bernal Tamayo" w:date="2026-03-11T11:49:00Z" w16du:dateUtc="2026-03-11T08:49:00Z">
            <w:rPr>
              <w:rFonts w:ascii="Cambria Math" w:hAnsi="Cambria Math"/>
            </w:rPr>
            <m:t>+1</m:t>
          </w:ins>
        </m:r>
      </m:oMath>
      <w:r>
        <w:t xml:space="preserve"> it is </w:t>
      </w:r>
      <w:r>
        <w:lastRenderedPageBreak/>
        <w:t>underdetermined and the pseudoinverse provides the solution with minimum parameter norm.</w:t>
      </w:r>
      <w:r w:rsidR="00C42B91">
        <w:t xml:space="preserve">  </w:t>
      </w:r>
    </w:p>
    <w:p w14:paraId="3DC0109A" w14:textId="0E5FDEF0" w:rsidR="00DA1B97" w:rsidRDefault="00674E62">
      <w:pPr>
        <w:pStyle w:val="Heading3"/>
      </w:pPr>
      <w:bookmarkStart w:id="619" w:name="scaffold-guided-regularised-optimisation"/>
      <w:bookmarkEnd w:id="479"/>
      <w:r>
        <w:t xml:space="preserve">3.2 Scaffold-Guided </w:t>
      </w:r>
      <w:r w:rsidR="006C5B35">
        <w:t>Regularized</w:t>
      </w:r>
      <w:r>
        <w:t xml:space="preserve"> </w:t>
      </w:r>
      <w:commentRangeStart w:id="620"/>
      <w:r w:rsidR="006C5B35">
        <w:t>Optimization</w:t>
      </w:r>
      <w:commentRangeEnd w:id="620"/>
      <w:r w:rsidR="00C90F96">
        <w:rPr>
          <w:rStyle w:val="CommentReference"/>
          <w:sz w:val="28"/>
          <w:szCs w:val="28"/>
        </w:rPr>
        <w:commentReference w:id="620"/>
      </w:r>
    </w:p>
    <w:p w14:paraId="0C49BB3E" w14:textId="7FE1AE93" w:rsidR="00DA1B97" w:rsidRDefault="00674E62">
      <w:pPr>
        <w:pStyle w:val="FirstParagraph"/>
      </w:pPr>
      <w:r>
        <w:t xml:space="preserve">When prior knowledge of regulatory interactions is available (e.g., from curated transcription-factor databases such as ENCODE or JASPAR), a scaffold-guided neural-network </w:t>
      </w:r>
      <w:del w:id="621" w:author="Juan Pablo Bernal Tamayo" w:date="2026-03-11T13:55:00Z" w16du:dateUtc="2026-03-11T10:55:00Z">
        <w:r w:rsidDel="004F3483">
          <w:delText>optimisation</w:delText>
        </w:r>
      </w:del>
      <w:ins w:id="622" w:author="Juan Pablo Bernal Tamayo" w:date="2026-03-11T13:55:00Z" w16du:dateUtc="2026-03-11T10:55:00Z">
        <w:r w:rsidR="004F3483">
          <w:t>optimization</w:t>
        </w:r>
      </w:ins>
      <w:r>
        <w:t xml:space="preserve"> is used. A binary scaffold matrix </w:t>
      </w: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N</m:t>
            </m:r>
          </m:sup>
        </m:sSup>
      </m:oMath>
      <w:r>
        <w:t xml:space="preserve"> encodes known interactions: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
          <w:rPr>
            <w:rFonts w:ascii="Cambria Math" w:hAnsi="Cambria Math"/>
          </w:rPr>
          <m:t>1</m:t>
        </m:r>
      </m:oMath>
      <w:r>
        <w:t xml:space="preserve"> if gene </w:t>
      </w:r>
      <m:oMath>
        <m:r>
          <w:rPr>
            <w:rFonts w:ascii="Cambria Math" w:hAnsi="Cambria Math"/>
          </w:rPr>
          <m:t>j</m:t>
        </m:r>
      </m:oMath>
      <w:r>
        <w:t xml:space="preserve"> is a known regulator of gene </w:t>
      </w:r>
      <m:oMath>
        <m:r>
          <w:rPr>
            <w:rFonts w:ascii="Cambria Math" w:hAnsi="Cambria Math"/>
          </w:rPr>
          <m:t>i</m:t>
        </m:r>
      </m:oMath>
      <w:r>
        <w:t>.</w:t>
      </w:r>
    </w:p>
    <w:p w14:paraId="03A0DE18" w14:textId="61A58A4A" w:rsidR="00DA1B97" w:rsidRDefault="00674E62">
      <w:pPr>
        <w:pStyle w:val="BodyText"/>
      </w:pPr>
      <w:r>
        <w:rPr>
          <w:b/>
          <w:bCs/>
        </w:rPr>
        <w:t xml:space="preserve">Network </w:t>
      </w:r>
      <w:r w:rsidR="0035340B">
        <w:rPr>
          <w:b/>
          <w:bCs/>
        </w:rPr>
        <w:t>parametrization</w:t>
      </w:r>
      <w:r>
        <w:rPr>
          <w:b/>
          <w:bCs/>
        </w:rPr>
        <w:t>.</w:t>
      </w:r>
      <w:r>
        <w:t xml:space="preserve"> The interaction matrix </w:t>
      </w:r>
      <m:oMath>
        <m:r>
          <w:rPr>
            <w:rFonts w:ascii="Cambria Math" w:hAnsi="Cambria Math"/>
          </w:rPr>
          <m:t>W</m:t>
        </m:r>
      </m:oMath>
      <w:r>
        <w:t xml:space="preserve"> is a learnable </w:t>
      </w:r>
      <m:oMath>
        <m:r>
          <w:rPr>
            <w:rFonts w:ascii="Cambria Math" w:hAnsi="Cambria Math"/>
          </w:rPr>
          <m:t>N</m:t>
        </m:r>
        <m:r>
          <m:rPr>
            <m:sty m:val="p"/>
          </m:rPr>
          <w:rPr>
            <w:rFonts w:ascii="Cambria Math" w:hAnsi="Cambria Math"/>
          </w:rPr>
          <m:t>×</m:t>
        </m:r>
        <m:r>
          <w:rPr>
            <w:rFonts w:ascii="Cambria Math" w:hAnsi="Cambria Math"/>
          </w:rPr>
          <m:t>N</m:t>
        </m:r>
      </m:oMath>
      <w:r>
        <w:t xml:space="preserve"> weight matrix; the bias vector </w:t>
      </w:r>
      <m:oMath>
        <m:r>
          <w:rPr>
            <w:rFonts w:ascii="Cambria Math" w:hAnsi="Cambria Math"/>
          </w:rPr>
          <m:t>I</m:t>
        </m:r>
        <m:r>
          <m:rPr>
            <m:sty m:val="p"/>
          </m:rPr>
          <w:rPr>
            <w:rFonts w:ascii="Cambria Math" w:hAnsi="Cambria Math"/>
          </w:rPr>
          <m:t>∈</m:t>
        </m:r>
        <w:commentRangeStart w:id="623"/>
        <w:commentRangeStart w:id="624"/>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commentRangeEnd w:id="623"/>
      <w:r w:rsidR="00C90F96">
        <w:rPr>
          <w:rStyle w:val="CommentReference"/>
          <w:sz w:val="24"/>
          <w:szCs w:val="24"/>
        </w:rPr>
        <w:commentReference w:id="623"/>
      </w:r>
      <w:commentRangeEnd w:id="624"/>
      <w:r w:rsidR="00C80637">
        <w:rPr>
          <w:rStyle w:val="CommentReference"/>
          <w:sz w:val="24"/>
          <w:szCs w:val="24"/>
        </w:rPr>
        <w:commentReference w:id="624"/>
      </w:r>
      <w:r>
        <w:t xml:space="preserve"> is learnable. The degradation rates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are log-parametri</w:t>
      </w:r>
      <w:ins w:id="625" w:author="Juan Pablo Bernal Tamayo" w:date="2026-06-05T13:29:00Z" w16du:dateUtc="2026-06-05T10:29:00Z">
        <w:r w:rsidR="00E2350D">
          <w:t>z</w:t>
        </w:r>
      </w:ins>
      <w:del w:id="626" w:author="Juan Pablo Bernal Tamayo" w:date="2026-06-05T13:29:00Z" w16du:dateUtc="2026-06-05T10:29:00Z">
        <w:r w:rsidDel="00E2350D">
          <w:delText>s</w:delText>
        </w:r>
      </w:del>
      <w:r>
        <w:t xml:space="preserve">ed as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i</m:t>
                </m:r>
              </m:sub>
            </m:sSub>
          </m:e>
        </m:d>
      </m:oMath>
      <w:r>
        <w:t xml:space="preserve"> to enforce positivity; by </w:t>
      </w:r>
      <w:r w:rsidR="00B3427C">
        <w:t>default,</w:t>
      </w:r>
      <w:r>
        <w:t xml:space="preserve"> they are pre-estimated and held fixed.</w:t>
      </w:r>
    </w:p>
    <w:p w14:paraId="4D74E468" w14:textId="77777777" w:rsidR="00DA1B97" w:rsidRDefault="00674E62">
      <w:pPr>
        <w:pStyle w:val="BodyText"/>
      </w:pPr>
      <w:r>
        <w:rPr>
          <w:b/>
          <w:bCs/>
        </w:rPr>
        <w:t>Scaffold mask.</w:t>
      </w:r>
      <w:r>
        <w:t xml:space="preserve"> </w:t>
      </w:r>
      <w:commentRangeStart w:id="627"/>
      <w:commentRangeStart w:id="628"/>
      <w:r>
        <w:t xml:space="preserve">A column-level mask is derived: gene </w:t>
      </w:r>
      <m:oMath>
        <m:r>
          <w:rPr>
            <w:rFonts w:ascii="Cambria Math" w:hAnsi="Cambria Math"/>
          </w:rPr>
          <m:t>j</m:t>
        </m:r>
      </m:oMath>
      <w:r>
        <w:t xml:space="preserve"> is considered a transcription factor if it has at least one prior edge in the scaffold, i.e., </w:t>
      </w:r>
      <m:oMath>
        <m:sSub>
          <m:sSubPr>
            <m:ctrlPr>
              <w:rPr>
                <w:rFonts w:ascii="Cambria Math" w:hAnsi="Cambria Math"/>
              </w:rPr>
            </m:ctrlPr>
          </m:sSubPr>
          <m:e>
            <m:r>
              <m:rPr>
                <m:sty m:val="b"/>
              </m:rPr>
              <w:rPr>
                <w:rFonts w:ascii="Cambria Math" w:hAnsi="Cambria Math"/>
              </w:rPr>
              <m:t>1</m:t>
            </m:r>
          </m:e>
          <m:sub>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ij</m:t>
                        </m:r>
                      </m:sub>
                    </m:sSub>
                  </m:e>
                </m:nary>
                <m:r>
                  <m:rPr>
                    <m:sty m:val="p"/>
                  </m:rPr>
                  <w:rPr>
                    <w:rFonts w:ascii="Cambria Math" w:hAnsi="Cambria Math"/>
                  </w:rPr>
                  <m:t>&gt;</m:t>
                </m:r>
                <m:r>
                  <w:rPr>
                    <w:rFonts w:ascii="Cambria Math" w:hAnsi="Cambria Math"/>
                  </w:rPr>
                  <m:t>0</m:t>
                </m:r>
              </m:e>
            </m:d>
          </m:sub>
        </m:sSub>
      </m:oMath>
      <w:r>
        <w:t xml:space="preserve">. </w:t>
      </w:r>
      <w:commentRangeEnd w:id="627"/>
      <w:r w:rsidR="00C90F96">
        <w:rPr>
          <w:rStyle w:val="CommentReference"/>
          <w:sz w:val="24"/>
          <w:szCs w:val="24"/>
        </w:rPr>
        <w:commentReference w:id="627"/>
      </w:r>
      <w:commentRangeEnd w:id="628"/>
      <w:r w:rsidR="00C80637">
        <w:rPr>
          <w:rStyle w:val="CommentReference"/>
          <w:sz w:val="24"/>
          <w:szCs w:val="24"/>
        </w:rPr>
        <w:commentReference w:id="628"/>
      </w:r>
      <w:r>
        <w:t xml:space="preserve">The matrix </w:t>
      </w:r>
      <m:oMath>
        <m:acc>
          <m:accPr>
            <m:chr m:val="‾"/>
            <m:ctrlPr>
              <w:rPr>
                <w:rFonts w:ascii="Cambria Math" w:hAnsi="Cambria Math"/>
              </w:rPr>
            </m:ctrlPr>
          </m:accPr>
          <m:e>
            <m:r>
              <w:rPr>
                <w:rFonts w:ascii="Cambria Math" w:hAnsi="Cambria Math"/>
              </w:rPr>
              <m:t>S</m:t>
            </m:r>
          </m:e>
        </m:acc>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S</m:t>
        </m:r>
      </m:oMath>
      <w:r>
        <w:t xml:space="preserve"> (element-wise complement) identifies </w:t>
      </w:r>
      <m:oMath>
        <m:r>
          <w:rPr>
            <w:rFonts w:ascii="Cambria Math" w:hAnsi="Cambria Math"/>
          </w:rPr>
          <m:t>W</m:t>
        </m:r>
      </m:oMath>
      <w:r>
        <w:t xml:space="preserve"> entries not supported by prior knowledge.</w:t>
      </w:r>
    </w:p>
    <w:p w14:paraId="186B51A2" w14:textId="3230A711" w:rsidR="00DA1B97" w:rsidRDefault="00674E62">
      <w:pPr>
        <w:pStyle w:val="BodyText"/>
      </w:pPr>
      <w:r>
        <w:rPr>
          <w:b/>
          <w:bCs/>
        </w:rPr>
        <w:t>Loss function.</w:t>
      </w:r>
      <w:r>
        <w:t xml:space="preserve"> The </w:t>
      </w:r>
      <w:r w:rsidR="00D60A4A">
        <w:t>optimization</w:t>
      </w:r>
      <w:r>
        <w:t xml:space="preserve"> objective is:</w:t>
      </w:r>
    </w:p>
    <w:p w14:paraId="6827843F" w14:textId="77777777" w:rsidR="00DA1B97" w:rsidRDefault="00674E62">
      <w:pPr>
        <w:pStyle w:val="BodyText"/>
      </w:pPr>
      <m:oMathPara>
        <m:oMathParaPr>
          <m:jc m:val="center"/>
        </m:oMathParaPr>
        <m:oMath>
          <m:r>
            <m:rPr>
              <m:scr m:val="script"/>
              <m:sty m:val="p"/>
            </m:rPr>
            <w:rPr>
              <w:rFonts w:ascii="Cambria Math" w:hAnsi="Cambria Math"/>
            </w:rPr>
            <m:t>L=</m:t>
          </m:r>
          <m:sSub>
            <m:sSubPr>
              <m:ctrlPr>
                <w:rPr>
                  <w:rFonts w:ascii="Cambria Math" w:hAnsi="Cambria Math"/>
                </w:rPr>
              </m:ctrlPr>
            </m:sSubPr>
            <m:e>
              <m:r>
                <w:rPr>
                  <w:rFonts w:ascii="Cambria Math" w:hAnsi="Cambria Math"/>
                </w:rPr>
                <m:t>λ</m:t>
              </m:r>
            </m:e>
            <m:sub>
              <m:r>
                <m:rPr>
                  <m:nor/>
                </m:rPr>
                <m:t>rec</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rec</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scaffold</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scaffold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bias</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nor/>
                </m:rPr>
                <m:t>bias</m:t>
              </m:r>
            </m:sub>
          </m:sSub>
        </m:oMath>
      </m:oMathPara>
    </w:p>
    <w:p w14:paraId="1EB5C46A" w14:textId="77777777" w:rsidR="0027419F" w:rsidRDefault="00674E62">
      <w:pPr>
        <w:pStyle w:val="FirstParagraph"/>
        <w:rPr>
          <w:ins w:id="629" w:author="Juan Pablo Bernal Tamayo" w:date="2026-07-01T15:07:00Z" w16du:dateUtc="2026-07-01T12:07:00Z"/>
        </w:rPr>
      </w:pPr>
      <w:r>
        <w:t>with components:</w:t>
      </w:r>
    </w:p>
    <w:p w14:paraId="139A3D22" w14:textId="6E89E88E" w:rsidR="0027419F" w:rsidRDefault="00674E62" w:rsidP="0027419F">
      <w:pPr>
        <w:pStyle w:val="FirstParagraph"/>
        <w:numPr>
          <w:ilvl w:val="0"/>
          <w:numId w:val="6"/>
        </w:numPr>
        <w:rPr>
          <w:ins w:id="630" w:author="Juan Pablo Bernal Tamayo" w:date="2026-07-01T15:07:00Z" w16du:dateUtc="2026-07-01T12:07:00Z"/>
        </w:rPr>
      </w:pPr>
      <w:del w:id="631" w:author="Juan Pablo Bernal Tamayo" w:date="2026-07-01T15:07:00Z" w16du:dateUtc="2026-07-01T12:07:00Z">
        <w:r w:rsidDel="0027419F">
          <w:delText xml:space="preserve"> - </w:delText>
        </w:r>
      </w:del>
      <w:r>
        <w:rPr>
          <w:b/>
          <w:bCs/>
        </w:rPr>
        <w:t>Reconstruction loss</w:t>
      </w:r>
      <w:r>
        <w:t xml:space="preserve">: </w:t>
      </w:r>
      <w:commentRangeStart w:id="632"/>
      <m:oMath>
        <m:sSub>
          <m:sSubPr>
            <m:ctrlPr>
              <w:rPr>
                <w:rFonts w:ascii="Cambria Math" w:hAnsi="Cambria Math"/>
              </w:rPr>
            </m:ctrlPr>
          </m:sSubPr>
          <m:e>
            <m:r>
              <m:rPr>
                <m:scr m:val="script"/>
                <m:sty m:val="p"/>
              </m:rPr>
              <w:rPr>
                <w:rFonts w:ascii="Cambria Math" w:hAnsi="Cambria Math"/>
              </w:rPr>
              <m:t>L</m:t>
            </m:r>
          </m:e>
          <m:sub>
            <m:r>
              <m:rPr>
                <m:nor/>
              </m:rPr>
              <m:t>rec</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d>
          <m:dPr>
            <m:ctrlPr>
              <w:rPr>
                <w:rFonts w:ascii="Cambria Math" w:hAnsi="Cambria Math"/>
              </w:rPr>
            </m:ctrlPr>
          </m:dPr>
          <m:e>
            <m:r>
              <w:del w:id="633" w:author="Juan Pablo Bernal Tamayo" w:date="2026-03-11T13:40:00Z" w16du:dateUtc="2026-03-11T10:40:00Z">
                <w:rPr>
                  <w:rFonts w:ascii="Cambria Math" w:hAnsi="Cambria Math"/>
                </w:rPr>
                <m:t>W</m:t>
              </w:del>
            </m:r>
            <m:r>
              <w:rPr>
                <w:rFonts w:ascii="Cambria Math" w:hAnsi="Cambria Math"/>
              </w:rPr>
              <m:t>φ</m:t>
            </m:r>
            <m:d>
              <m:dPr>
                <m:ctrlPr>
                  <w:rPr>
                    <w:rFonts w:ascii="Cambria Math" w:hAnsi="Cambria Math"/>
                  </w:rPr>
                </m:ctrlPr>
              </m:dPr>
              <m:e>
                <m:r>
                  <w:rPr>
                    <w:rFonts w:ascii="Cambria Math" w:hAnsi="Cambria Math"/>
                  </w:rPr>
                  <m:t>X</m:t>
                </m:r>
              </m:e>
            </m:d>
            <m:sSup>
              <m:sSupPr>
                <m:ctrlPr>
                  <w:ins w:id="634" w:author="Juan Pablo Bernal Tamayo" w:date="2026-03-11T13:40:00Z" w16du:dateUtc="2026-03-11T10:40:00Z">
                    <w:rPr>
                      <w:rFonts w:ascii="Cambria Math" w:hAnsi="Cambria Math"/>
                      <w:i/>
                    </w:rPr>
                  </w:ins>
                </m:ctrlPr>
              </m:sSupPr>
              <m:e>
                <m:r>
                  <w:ins w:id="635" w:author="Juan Pablo Bernal Tamayo" w:date="2026-03-11T13:40:00Z" w16du:dateUtc="2026-03-11T10:40:00Z">
                    <w:rPr>
                      <w:rFonts w:ascii="Cambria Math" w:hAnsi="Cambria Math"/>
                    </w:rPr>
                    <m:t>W</m:t>
                  </w:ins>
                </m:r>
              </m:e>
              <m:sup>
                <m:r>
                  <w:ins w:id="636" w:author="Juan Pablo Bernal Tamayo" w:date="2026-03-11T13:40:00Z" w16du:dateUtc="2026-03-11T10:40:00Z">
                    <w:rPr>
                      <w:rFonts w:ascii="Cambria Math" w:hAnsi="Cambria Math"/>
                    </w:rPr>
                    <m:t>T</m:t>
                  </w:ins>
                </m:r>
              </m:sup>
            </m:sSup>
            <m:r>
              <m:rPr>
                <m:sty m:val="p"/>
              </m:rPr>
              <w:rPr>
                <w:rFonts w:ascii="Cambria Math" w:hAnsi="Cambria Math"/>
              </w:rPr>
              <m:t>-</m:t>
            </m:r>
            <m:r>
              <w:del w:id="637" w:author="Juan Pablo Bernal Tamayo" w:date="2026-03-11T13:40:00Z" w16du:dateUtc="2026-03-11T10:40:00Z">
                <w:rPr>
                  <w:rFonts w:ascii="Cambria Math" w:hAnsi="Cambria Math"/>
                </w:rPr>
                <m:t>γ</m:t>
              </w:del>
            </m:r>
            <m:r>
              <w:rPr>
                <w:rFonts w:ascii="Cambria Math" w:hAnsi="Cambria Math"/>
              </w:rPr>
              <m:t>X</m:t>
            </m:r>
            <m:r>
              <w:ins w:id="638" w:author="Juan Pablo Bernal Tamayo" w:date="2026-03-11T13:40:00Z" w16du:dateUtc="2026-03-11T10:40:00Z">
                <m:rPr>
                  <m:sty m:val="p"/>
                </m:rPr>
                <w:rPr>
                  <w:rFonts w:ascii="Cambria Math" w:hAnsi="Cambria Math"/>
                </w:rPr>
                <m:t>Γ</m:t>
              </w:ins>
            </m:r>
            <m:r>
              <m:rPr>
                <m:sty m:val="p"/>
              </m:rPr>
              <w:rPr>
                <w:rFonts w:ascii="Cambria Math" w:hAnsi="Cambria Math"/>
              </w:rPr>
              <m:t>+</m:t>
            </m:r>
            <m:sSup>
              <m:sSupPr>
                <m:ctrlPr>
                  <w:ins w:id="639" w:author="Juan Pablo Bernal Tamayo" w:date="2026-03-11T13:41:00Z" w16du:dateUtc="2026-03-11T10:41:00Z">
                    <w:rPr>
                      <w:rFonts w:ascii="Cambria Math" w:hAnsi="Cambria Math"/>
                    </w:rPr>
                  </w:ins>
                </m:ctrlPr>
              </m:sSupPr>
              <m:e>
                <m:r>
                  <w:ins w:id="640" w:author="Juan Pablo Bernal Tamayo" w:date="2026-03-11T13:41:00Z" w16du:dateUtc="2026-03-11T10:41:00Z">
                    <m:rPr>
                      <m:sty m:val="b"/>
                    </m:rPr>
                    <w:rPr>
                      <w:rFonts w:ascii="Cambria Math" w:hAnsi="Cambria Math"/>
                    </w:rPr>
                    <m:t>1</m:t>
                  </w:ins>
                </m:r>
              </m:e>
              <m:sup>
                <m:r>
                  <w:ins w:id="641" w:author="Juan Pablo Bernal Tamayo" w:date="2026-03-11T13:41:00Z" w16du:dateUtc="2026-03-11T10:41:00Z">
                    <m:rPr>
                      <m:sty m:val="p"/>
                    </m:rPr>
                    <w:rPr>
                      <w:rFonts w:ascii="Cambria Math" w:hAnsi="Cambria Math"/>
                    </w:rPr>
                    <m:t>T</m:t>
                  </w:ins>
                </m:r>
              </m:sup>
            </m:sSup>
            <m:r>
              <w:rPr>
                <w:rFonts w:ascii="Cambria Math" w:hAnsi="Cambria Math"/>
              </w:rPr>
              <m:t>I</m:t>
            </m:r>
          </m:e>
        </m:d>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w:commentRangeEnd w:id="632"/>
      <w:r w:rsidR="00C90F96">
        <w:rPr>
          <w:rStyle w:val="CommentReference"/>
          <w:sz w:val="24"/>
          <w:szCs w:val="24"/>
        </w:rPr>
        <w:commentReference w:id="632"/>
      </w:r>
      <w:ins w:id="642" w:author="Juan Pablo Bernal Tamayo" w:date="2026-07-01T15:08:00Z" w16du:dateUtc="2026-07-01T12:08:00Z">
        <w:r w:rsidR="0027419F">
          <w:br/>
        </w:r>
      </w:ins>
      <w:del w:id="643" w:author="Juan Pablo Bernal Tamayo" w:date="2026-07-01T15:08:00Z" w16du:dateUtc="2026-07-01T12:08:00Z">
        <w:r w:rsidDel="0027419F">
          <w:delText xml:space="preserve"> </w:delText>
        </w:r>
      </w:del>
      <w:ins w:id="644" w:author="Juan Pablo Bernal Tamayo" w:date="2026-07-01T15:09:00Z" w16du:dateUtc="2026-07-01T12:09:00Z">
        <w:r w:rsidR="0027419F">
          <w:t>W</w:t>
        </w:r>
      </w:ins>
      <w:del w:id="645" w:author="Juan Pablo Bernal Tamayo" w:date="2026-07-01T15:09:00Z" w16du:dateUtc="2026-07-01T12:09:00Z">
        <w:r w:rsidDel="0027419F">
          <w:delText>w</w:delText>
        </w:r>
      </w:del>
      <w:r>
        <w:t xml:space="preserve">here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(L1 or MSE, configurable).</w:t>
      </w:r>
    </w:p>
    <w:p w14:paraId="4F096144" w14:textId="761586D8" w:rsidR="00DA1B97" w:rsidDel="0027419F" w:rsidRDefault="00674E62" w:rsidP="0027419F">
      <w:pPr>
        <w:pStyle w:val="FirstParagraph"/>
        <w:numPr>
          <w:ilvl w:val="0"/>
          <w:numId w:val="6"/>
        </w:numPr>
        <w:rPr>
          <w:del w:id="646" w:author="Juan Pablo Bernal Tamayo" w:date="2026-07-01T15:08:00Z" w16du:dateUtc="2026-07-01T12:08:00Z"/>
        </w:rPr>
        <w:pPrChange w:id="647" w:author="Juan Pablo Bernal Tamayo" w:date="2026-07-01T15:07:00Z" w16du:dateUtc="2026-07-01T12:07:00Z">
          <w:pPr>
            <w:pStyle w:val="FirstParagraph"/>
          </w:pPr>
        </w:pPrChange>
      </w:pPr>
      <w:del w:id="648" w:author="Juan Pablo Bernal Tamayo" w:date="2026-07-01T15:07:00Z" w16du:dateUtc="2026-07-01T12:07:00Z">
        <w:r w:rsidDel="0027419F">
          <w:delText xml:space="preserve"> - </w:delText>
        </w:r>
      </w:del>
      <w:r>
        <w:rPr>
          <w:b/>
          <w:bCs/>
        </w:rPr>
        <w:t xml:space="preserve">Scaffold </w:t>
      </w:r>
      <w:r w:rsidR="00C90CA7">
        <w:rPr>
          <w:b/>
          <w:bCs/>
        </w:rPr>
        <w:t>regularization</w:t>
      </w:r>
      <w:ins w:id="649" w:author="Juan Pablo Bernal Tamayo" w:date="2026-07-01T15:09:00Z" w16du:dateUtc="2026-07-01T12:09:00Z">
        <w:r w:rsidR="0027419F">
          <w:t>:</w:t>
        </w:r>
      </w:ins>
      <w:del w:id="650" w:author="Juan Pablo Bernal Tamayo" w:date="2026-07-01T15:09:00Z" w16du:dateUtc="2026-07-01T12:09:00Z">
        <w:r w:rsidDel="0027419F">
          <w:delText xml:space="preserve"> (</w:delText>
        </w:r>
        <w:r w:rsidR="0075374D" w:rsidDel="0027419F">
          <w:delText>penalizes</w:delText>
        </w:r>
        <w:r w:rsidDel="0027419F">
          <w:delText xml:space="preserve"> interactions not in the prior network):</w:delText>
        </w:r>
      </w:del>
      <w:ins w:id="651" w:author="Juan Pablo Bernal Tamayo" w:date="2026-07-01T15:08:00Z" w16du:dateUtc="2026-07-01T12:08:00Z">
        <w:r w:rsidR="0027419F">
          <w:t xml:space="preserve"> </w:t>
        </w:r>
      </w:ins>
    </w:p>
    <w:p w14:paraId="35E55BA0" w14:textId="0D32D4F3" w:rsidR="00DA1B97" w:rsidRPr="0027419F" w:rsidDel="0027419F" w:rsidRDefault="00000000" w:rsidP="0027419F">
      <w:pPr>
        <w:pStyle w:val="FirstParagraph"/>
        <w:numPr>
          <w:ilvl w:val="0"/>
          <w:numId w:val="6"/>
        </w:numPr>
        <w:rPr>
          <w:del w:id="652" w:author="Juan Pablo Bernal Tamayo" w:date="2026-07-01T15:07:00Z" w16du:dateUtc="2026-07-01T12:07:00Z"/>
          <w:rFonts w:eastAsiaTheme="minorEastAsia"/>
        </w:rPr>
        <w:pPrChange w:id="653" w:author="Juan Pablo Bernal Tamayo" w:date="2026-07-01T15:07:00Z" w16du:dateUtc="2026-07-01T12:07:00Z">
          <w:pPr>
            <w:pStyle w:val="BodyText"/>
          </w:pPr>
        </w:pPrChange>
      </w:pPr>
      <m:oMath>
        <m:sSub>
          <m:sSubPr>
            <m:ctrlPr>
              <w:rPr>
                <w:rFonts w:ascii="Cambria Math" w:hAnsi="Cambria Math"/>
                <w:rPrChange w:id="654" w:author="Juan Pablo Bernal Tamayo" w:date="2026-07-01T15:08:00Z" w16du:dateUtc="2026-07-01T12:08:00Z">
                  <w:rPr/>
                </w:rPrChange>
              </w:rPr>
            </m:ctrlPr>
          </m:sSubPr>
          <m:e>
            <m:r>
              <m:rPr>
                <m:scr m:val="script"/>
                <m:sty m:val="p"/>
              </m:rPr>
              <w:rPr>
                <w:rFonts w:ascii="Cambria Math" w:hAnsi="Cambria Math"/>
                <w:rPrChange w:id="655" w:author="Juan Pablo Bernal Tamayo" w:date="2026-07-01T15:08:00Z" w16du:dateUtc="2026-07-01T12:08:00Z">
                  <w:rPr/>
                </w:rPrChange>
              </w:rPr>
              <m:t>L</m:t>
            </m:r>
          </m:e>
          <m:sub>
            <m:r>
              <m:rPr>
                <m:nor/>
              </m:rPr>
              <m:t>scaffold</m:t>
            </m:r>
          </m:sub>
        </m:sSub>
        <m:r>
          <m:rPr>
            <m:sty m:val="p"/>
          </m:rPr>
          <w:rPr>
            <w:rFonts w:ascii="Cambria Math" w:hAnsi="Cambria Math"/>
            <w:rPrChange w:id="656" w:author="Juan Pablo Bernal Tamayo" w:date="2026-07-01T15:08:00Z" w16du:dateUtc="2026-07-01T12:08:00Z">
              <w:rPr/>
            </w:rPrChange>
          </w:rPr>
          <m:t>=∥</m:t>
        </m:r>
        <m:r>
          <w:rPr>
            <w:rFonts w:ascii="Cambria Math" w:hAnsi="Cambria Math"/>
            <w:rPrChange w:id="657" w:author="Juan Pablo Bernal Tamayo" w:date="2026-07-01T15:08:00Z" w16du:dateUtc="2026-07-01T12:08:00Z">
              <w:rPr/>
            </w:rPrChange>
          </w:rPr>
          <m:t>W</m:t>
        </m:r>
        <m:r>
          <m:rPr>
            <m:sty m:val="p"/>
          </m:rPr>
          <w:rPr>
            <w:rFonts w:ascii="Cambria Math" w:hAnsi="Cambria Math"/>
            <w:rPrChange w:id="658" w:author="Juan Pablo Bernal Tamayo" w:date="2026-07-01T15:08:00Z" w16du:dateUtc="2026-07-01T12:08:00Z">
              <w:rPr/>
            </w:rPrChange>
          </w:rPr>
          <m:t>⊙</m:t>
        </m:r>
        <m:acc>
          <m:accPr>
            <m:chr m:val="‾"/>
            <m:ctrlPr>
              <w:rPr>
                <w:rFonts w:ascii="Cambria Math" w:hAnsi="Cambria Math"/>
                <w:rPrChange w:id="659" w:author="Juan Pablo Bernal Tamayo" w:date="2026-07-01T15:08:00Z" w16du:dateUtc="2026-07-01T12:08:00Z">
                  <w:rPr/>
                </w:rPrChange>
              </w:rPr>
            </m:ctrlPr>
          </m:accPr>
          <m:e>
            <m:r>
              <w:rPr>
                <w:rFonts w:ascii="Cambria Math" w:hAnsi="Cambria Math"/>
                <w:rPrChange w:id="660" w:author="Juan Pablo Bernal Tamayo" w:date="2026-07-01T15:08:00Z" w16du:dateUtc="2026-07-01T12:08:00Z">
                  <w:rPr/>
                </w:rPrChange>
              </w:rPr>
              <m:t>S</m:t>
            </m:r>
          </m:e>
        </m:acc>
        <w:commentRangeStart w:id="661"/>
        <m:sSub>
          <m:sSubPr>
            <m:ctrlPr>
              <w:rPr>
                <w:rFonts w:ascii="Cambria Math" w:hAnsi="Cambria Math"/>
                <w:rPrChange w:id="662" w:author="Juan Pablo Bernal Tamayo" w:date="2026-07-01T15:08:00Z" w16du:dateUtc="2026-07-01T12:08:00Z">
                  <w:rPr/>
                </w:rPrChange>
              </w:rPr>
            </m:ctrlPr>
          </m:sSubPr>
          <m:e>
            <m:r>
              <m:rPr>
                <m:sty m:val="p"/>
              </m:rPr>
              <w:rPr>
                <w:rFonts w:ascii="Cambria Math" w:hAnsi="Cambria Math"/>
                <w:rPrChange w:id="663" w:author="Juan Pablo Bernal Tamayo" w:date="2026-07-01T15:08:00Z" w16du:dateUtc="2026-07-01T12:08:00Z">
                  <w:rPr/>
                </w:rPrChange>
              </w:rPr>
              <m:t>∥</m:t>
            </m:r>
          </m:e>
          <m:sub>
            <m:r>
              <w:ins w:id="664" w:author="Juan Pablo Bernal Tamayo" w:date="2026-03-11T13:43:00Z" w16du:dateUtc="2026-03-11T10:43:00Z">
                <w:rPr>
                  <w:rFonts w:ascii="Cambria Math" w:hAnsi="Cambria Math"/>
                  <w:rPrChange w:id="665" w:author="Juan Pablo Bernal Tamayo" w:date="2026-07-01T15:08:00Z" w16du:dateUtc="2026-07-01T12:08:00Z">
                    <w:rPr/>
                  </w:rPrChange>
                </w:rPr>
                <m:t>F</m:t>
              </w:ins>
            </m:r>
            <m:r>
              <w:del w:id="666" w:author="Juan Pablo Bernal Tamayo" w:date="2026-03-11T13:43:00Z" w16du:dateUtc="2026-03-11T10:43:00Z">
                <w:rPr>
                  <w:rFonts w:ascii="Cambria Math" w:hAnsi="Cambria Math"/>
                  <w:rPrChange w:id="667" w:author="Juan Pablo Bernal Tamayo" w:date="2026-07-01T15:08:00Z" w16du:dateUtc="2026-07-01T12:08:00Z">
                    <w:rPr/>
                  </w:rPrChange>
                </w:rPr>
                <m:t>2</m:t>
              </w:del>
            </m:r>
          </m:sub>
        </m:sSub>
        <m:r>
          <m:rPr>
            <m:sty m:val="p"/>
          </m:rPr>
          <w:rPr>
            <w:rFonts w:ascii="Cambria Math" w:hAnsi="Cambria Math"/>
            <w:rPrChange w:id="668" w:author="Juan Pablo Bernal Tamayo" w:date="2026-07-01T15:08:00Z" w16du:dateUtc="2026-07-01T12:08:00Z">
              <w:rPr/>
            </w:rPrChange>
          </w:rPr>
          <m:t>+∥</m:t>
        </m:r>
        <w:commentRangeEnd w:id="661"/>
        <m:r>
          <w:rPr>
            <w:rStyle w:val="CommentReference"/>
            <w:rFonts w:ascii="Cambria Math" w:hAnsi="Cambria Math"/>
            <w:i/>
            <w:sz w:val="24"/>
            <w:szCs w:val="24"/>
            <w:rPrChange w:id="669" w:author="Juan Pablo Bernal Tamayo" w:date="2026-07-01T15:08:00Z" w16du:dateUtc="2026-07-01T12:08:00Z">
              <w:rPr>
                <w:rStyle w:val="CommentReference"/>
                <w:i/>
                <w:sz w:val="24"/>
                <w:szCs w:val="24"/>
              </w:rPr>
            </w:rPrChange>
          </w:rPr>
          <w:commentReference w:id="661"/>
        </m:r>
        <m:r>
          <w:rPr>
            <w:rFonts w:ascii="Cambria Math" w:hAnsi="Cambria Math"/>
            <w:rPrChange w:id="670" w:author="Juan Pablo Bernal Tamayo" w:date="2026-07-01T15:08:00Z" w16du:dateUtc="2026-07-01T12:08:00Z">
              <w:rPr/>
            </w:rPrChange>
          </w:rPr>
          <m:t>W</m:t>
        </m:r>
        <m:r>
          <m:rPr>
            <m:sty m:val="p"/>
          </m:rPr>
          <w:rPr>
            <w:rFonts w:ascii="Cambria Math" w:hAnsi="Cambria Math"/>
            <w:rPrChange w:id="671" w:author="Juan Pablo Bernal Tamayo" w:date="2026-07-01T15:08:00Z" w16du:dateUtc="2026-07-01T12:08:00Z">
              <w:rPr/>
            </w:rPrChange>
          </w:rPr>
          <m:t>⊙</m:t>
        </m:r>
        <m:acc>
          <m:accPr>
            <m:chr m:val="‾"/>
            <m:ctrlPr>
              <w:rPr>
                <w:rFonts w:ascii="Cambria Math" w:hAnsi="Cambria Math"/>
                <w:rPrChange w:id="672" w:author="Juan Pablo Bernal Tamayo" w:date="2026-07-01T15:08:00Z" w16du:dateUtc="2026-07-01T12:08:00Z">
                  <w:rPr/>
                </w:rPrChange>
              </w:rPr>
            </m:ctrlPr>
          </m:accPr>
          <m:e>
            <m:r>
              <w:rPr>
                <w:rFonts w:ascii="Cambria Math" w:hAnsi="Cambria Math"/>
                <w:rPrChange w:id="673" w:author="Juan Pablo Bernal Tamayo" w:date="2026-07-01T15:08:00Z" w16du:dateUtc="2026-07-01T12:08:00Z">
                  <w:rPr/>
                </w:rPrChange>
              </w:rPr>
              <m:t>S</m:t>
            </m:r>
          </m:e>
        </m:acc>
        <m:sSub>
          <m:sSubPr>
            <m:ctrlPr>
              <w:rPr>
                <w:rFonts w:ascii="Cambria Math" w:hAnsi="Cambria Math"/>
                <w:rPrChange w:id="674" w:author="Juan Pablo Bernal Tamayo" w:date="2026-07-01T15:08:00Z" w16du:dateUtc="2026-07-01T12:08:00Z">
                  <w:rPr/>
                </w:rPrChange>
              </w:rPr>
            </m:ctrlPr>
          </m:sSubPr>
          <m:e>
            <m:r>
              <m:rPr>
                <m:sty m:val="p"/>
              </m:rPr>
              <w:rPr>
                <w:rFonts w:ascii="Cambria Math" w:hAnsi="Cambria Math"/>
                <w:rPrChange w:id="675" w:author="Juan Pablo Bernal Tamayo" w:date="2026-07-01T15:08:00Z" w16du:dateUtc="2026-07-01T12:08:00Z">
                  <w:rPr/>
                </w:rPrChange>
              </w:rPr>
              <m:t>∥</m:t>
            </m:r>
          </m:e>
          <m:sub>
            <m:r>
              <w:rPr>
                <w:rFonts w:ascii="Cambria Math" w:hAnsi="Cambria Math"/>
                <w:rPrChange w:id="676" w:author="Juan Pablo Bernal Tamayo" w:date="2026-07-01T15:08:00Z" w16du:dateUtc="2026-07-01T12:08:00Z">
                  <w:rPr/>
                </w:rPrChange>
              </w:rPr>
              <m:t>1</m:t>
            </m:r>
          </m:sub>
        </m:sSub>
      </m:oMath>
    </w:p>
    <w:p w14:paraId="7E61ECBF" w14:textId="3F6C8596" w:rsidR="0027419F" w:rsidRDefault="0027419F" w:rsidP="0027419F">
      <w:pPr>
        <w:pStyle w:val="FirstParagraph"/>
        <w:numPr>
          <w:ilvl w:val="0"/>
          <w:numId w:val="6"/>
        </w:numPr>
        <w:rPr>
          <w:ins w:id="677" w:author="Juan Pablo Bernal Tamayo" w:date="2026-07-01T15:08:00Z" w16du:dateUtc="2026-07-01T12:08:00Z"/>
        </w:rPr>
      </w:pPr>
      <w:ins w:id="678" w:author="Juan Pablo Bernal Tamayo" w:date="2026-07-01T15:08:00Z" w16du:dateUtc="2026-07-01T12:08:00Z">
        <w:r>
          <w:br/>
        </w:r>
      </w:ins>
      <w:ins w:id="679" w:author="Juan Pablo Bernal Tamayo" w:date="2026-07-01T15:09:00Z" w16du:dateUtc="2026-07-01T12:09:00Z">
        <w:r>
          <w:t>P</w:t>
        </w:r>
        <w:r>
          <w:t>enalizes interactions not in the prior network</w:t>
        </w:r>
        <w:r>
          <w:t>.</w:t>
        </w:r>
      </w:ins>
      <w:r w:rsidR="00674E62">
        <w:t>The elastic-net combination promotes both small and sparse deviations from the scaffold.</w:t>
      </w:r>
    </w:p>
    <w:p w14:paraId="3AF8CE82" w14:textId="76B496CE" w:rsidR="00DA1B97" w:rsidRDefault="00674E62" w:rsidP="0027419F">
      <w:pPr>
        <w:pStyle w:val="FirstParagraph"/>
        <w:numPr>
          <w:ilvl w:val="0"/>
          <w:numId w:val="6"/>
        </w:numPr>
        <w:pPrChange w:id="680" w:author="Juan Pablo Bernal Tamayo" w:date="2026-07-01T15:09:00Z" w16du:dateUtc="2026-07-01T12:09:00Z">
          <w:pPr>
            <w:pStyle w:val="FirstParagraph"/>
          </w:pPr>
        </w:pPrChange>
      </w:pPr>
      <w:del w:id="681" w:author="Juan Pablo Bernal Tamayo" w:date="2026-07-01T15:07:00Z" w16du:dateUtc="2026-07-01T12:07:00Z">
        <w:r w:rsidDel="0027419F">
          <w:delText xml:space="preserve"> - </w:delText>
        </w:r>
      </w:del>
      <w:r w:rsidRPr="0027419F">
        <w:rPr>
          <w:b/>
          <w:bCs/>
        </w:rPr>
        <w:t xml:space="preserve">Bias </w:t>
      </w:r>
      <w:r w:rsidR="00C90CA7" w:rsidRPr="0027419F">
        <w:rPr>
          <w:b/>
          <w:bCs/>
        </w:rPr>
        <w:t>regularization</w:t>
      </w:r>
      <w:r>
        <w:t xml:space="preserve">: </w:t>
      </w:r>
      <m:oMath>
        <m:sSub>
          <m:sSubPr>
            <m:ctrlPr>
              <w:rPr>
                <w:rFonts w:ascii="Cambria Math" w:hAnsi="Cambria Math"/>
              </w:rPr>
            </m:ctrlPr>
          </m:sSubPr>
          <m:e>
            <m:r>
              <m:rPr>
                <m:scr m:val="script"/>
                <m:sty m:val="p"/>
              </m:rPr>
              <w:rPr>
                <w:rFonts w:ascii="Cambria Math" w:hAnsi="Cambria Math"/>
              </w:rPr>
              <m:t>L</m:t>
            </m:r>
          </m:e>
          <m:sub>
            <m:r>
              <m:rPr>
                <m:nor/>
              </m:rPr>
              <m:t>bias</m:t>
            </m:r>
          </m:sub>
        </m:sSub>
        <m:r>
          <m:rPr>
            <m:sty m:val="p"/>
          </m:rPr>
          <w:rPr>
            <w:rFonts w:ascii="Cambria Math" w:hAnsi="Cambria Math"/>
          </w:rPr>
          <m:t>=∥</m:t>
        </m:r>
        <m:r>
          <w:rPr>
            <w:rFonts w:ascii="Cambria Math" w:hAnsi="Cambria Math"/>
          </w:rPr>
          <m:t>I</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ins w:id="682" w:author="Juan Pablo Bernal Tamayo" w:date="2026-07-01T15:09:00Z" w16du:dateUtc="2026-07-01T12:09:00Z">
        <w:r w:rsidR="0027419F">
          <w:br/>
        </w:r>
      </w:ins>
      <w:del w:id="683" w:author="Juan Pablo Bernal Tamayo" w:date="2026-07-01T15:09:00Z" w16du:dateUtc="2026-07-01T12:09:00Z">
        <w:r w:rsidDel="0027419F">
          <w:delText xml:space="preserve">, </w:delText>
        </w:r>
      </w:del>
      <w:ins w:id="684" w:author="Juan Pablo Bernal Tamayo" w:date="2026-07-01T15:09:00Z" w16du:dateUtc="2026-07-01T12:09:00Z">
        <w:r w:rsidR="0027419F">
          <w:t>P</w:t>
        </w:r>
      </w:ins>
      <w:del w:id="685" w:author="Juan Pablo Bernal Tamayo" w:date="2026-07-01T15:09:00Z" w16du:dateUtc="2026-07-01T12:09:00Z">
        <w:r w:rsidDel="0027419F">
          <w:delText>p</w:delText>
        </w:r>
      </w:del>
      <w:r>
        <w:t>reventing overfitting through unbounded external inputs.</w:t>
      </w:r>
    </w:p>
    <w:p w14:paraId="761732B5" w14:textId="4224E946" w:rsidR="00DA1B97" w:rsidRDefault="00C90CA7">
      <w:pPr>
        <w:pStyle w:val="BodyText"/>
        <w:rPr>
          <w:ins w:id="686" w:author="Juan Pablo Bernal Tamayo" w:date="2026-07-01T15:11:00Z" w16du:dateUtc="2026-07-01T12:11:00Z"/>
        </w:rPr>
      </w:pPr>
      <w:r>
        <w:rPr>
          <w:b/>
          <w:bCs/>
        </w:rPr>
        <w:t>Optimization</w:t>
      </w:r>
      <w:r w:rsidR="00674E62">
        <w:rPr>
          <w:b/>
          <w:bCs/>
        </w:rPr>
        <w:t>.</w:t>
      </w:r>
      <w:r w:rsidR="00674E62">
        <w:t xml:space="preserve"> </w:t>
      </w:r>
      <w:ins w:id="687" w:author="Juan Pablo Bernal Tamayo" w:date="2026-03-11T13:49:00Z" w16du:dateUtc="2026-03-11T10:49:00Z">
        <w:r w:rsidR="004F3483" w:rsidRPr="004F3483">
          <w:t xml:space="preserve">Parameters are optimized using mini-batch gradient descent via the Adam optimizer [3]. By default, the reconstruction error is quantified using a Mean Squared Error (MSE) loss criterion. Regularization penalties are integrated into the total loss to constrain the parameter space. To stabilize training and ensure convergence, an optional </w:t>
        </w:r>
        <w:r w:rsidR="004F3483" w:rsidRPr="004F3483">
          <w:rPr>
            <w:rFonts w:ascii="Consolas" w:hAnsi="Consolas" w:cs="Consolas"/>
            <w:rPrChange w:id="688" w:author="Juan Pablo Bernal Tamayo" w:date="2026-03-11T13:49:00Z" w16du:dateUtc="2026-03-11T10:49:00Z">
              <w:rPr/>
            </w:rPrChange>
          </w:rPr>
          <w:t>ReduceLROnPlateau</w:t>
        </w:r>
        <w:r w:rsidR="004F3483" w:rsidRPr="004F3483">
          <w:t xml:space="preserve"> scheduler is employed; this monitors the total loss and scales down the learning rate by a fixed factor if the loss plateaus for a specified number of consecutive epochs, down to a predefined minimum learning rate. Following training convergence, a hard thresholding step is applied: interaction weights with an absolute magnitude below a user-defined threshold are pruned to zero, enforcing sparsity in the final inferred regulatory network.</w:t>
        </w:r>
      </w:ins>
      <w:del w:id="689" w:author="Juan Pablo Bernal Tamayo" w:date="2026-03-11T13:49:00Z" w16du:dateUtc="2026-03-11T10:49:00Z">
        <w:r w:rsidR="00674E62" w:rsidDel="004F3483">
          <w:delText>Parameters are updated using the ADAM optimiser</w:delText>
        </w:r>
      </w:del>
      <w:ins w:id="690" w:author="Jesper Tegner" w:date="2026-03-08T16:57:00Z" w16du:dateUtc="2026-03-08T13:57:00Z">
        <w:del w:id="691" w:author="Juan Pablo Bernal Tamayo" w:date="2026-03-11T13:49:00Z" w16du:dateUtc="2026-03-11T10:49:00Z">
          <w:r w:rsidDel="004F3483">
            <w:delText>optimizer</w:delText>
          </w:r>
        </w:del>
      </w:ins>
      <w:del w:id="692" w:author="Juan Pablo Bernal Tamayo" w:date="2026-03-11T13:49:00Z" w16du:dateUtc="2026-03-11T10:49:00Z">
        <w:r w:rsidR="00674E62" w:rsidDel="004F3483">
          <w:delText xml:space="preserve"> [3] with an initial learning rate of </w:delText>
        </w:r>
      </w:del>
      <m:oMath>
        <m:r>
          <w:del w:id="693" w:author="Juan Pablo Bernal Tamayo" w:date="2026-03-11T13:49:00Z" w16du:dateUtc="2026-03-11T10:49:00Z">
            <w:rPr>
              <w:rFonts w:ascii="Cambria Math" w:hAnsi="Cambria Math"/>
            </w:rPr>
            <m:t>0.1</m:t>
          </w:del>
        </m:r>
      </m:oMath>
      <w:del w:id="694" w:author="Juan Pablo Bernal Tamayo" w:date="2026-03-11T13:49:00Z" w16du:dateUtc="2026-03-11T10:49:00Z">
        <w:r w:rsidR="00674E62" w:rsidDel="004F3483">
          <w:delText xml:space="preserve"> for 1,000 epochs and a mini-batch size of 64 cells. All three regularisation weights default to </w:delText>
        </w:r>
      </w:del>
      <m:oMath>
        <m:sSub>
          <m:sSubPr>
            <m:ctrlPr>
              <w:del w:id="695" w:author="Juan Pablo Bernal Tamayo" w:date="2026-03-11T13:49:00Z" w16du:dateUtc="2026-03-11T10:49:00Z">
                <w:rPr>
                  <w:rFonts w:ascii="Cambria Math" w:hAnsi="Cambria Math"/>
                </w:rPr>
              </w:del>
            </m:ctrlPr>
          </m:sSubPr>
          <m:e>
            <m:r>
              <w:del w:id="696" w:author="Juan Pablo Bernal Tamayo" w:date="2026-03-11T13:49:00Z" w16du:dateUtc="2026-03-11T10:49:00Z">
                <w:rPr>
                  <w:rFonts w:ascii="Cambria Math" w:hAnsi="Cambria Math"/>
                </w:rPr>
                <m:t>λ</m:t>
              </w:del>
            </m:r>
          </m:e>
          <m:sub>
            <m:r>
              <w:del w:id="697" w:author="Juan Pablo Bernal Tamayo" w:date="2026-03-11T13:49:00Z" w16du:dateUtc="2026-03-11T10:49:00Z">
                <m:rPr>
                  <m:nor/>
                </m:rPr>
                <m:t>rec</m:t>
              </w:del>
            </m:r>
          </m:sub>
        </m:sSub>
        <m:r>
          <w:del w:id="698" w:author="Juan Pablo Bernal Tamayo" w:date="2026-03-11T13:49:00Z" w16du:dateUtc="2026-03-11T10:49:00Z">
            <m:rPr>
              <m:sty m:val="p"/>
            </m:rPr>
            <w:rPr>
              <w:rFonts w:ascii="Cambria Math" w:hAnsi="Cambria Math"/>
            </w:rPr>
            <m:t>=</m:t>
          </w:del>
        </m:r>
        <m:sSub>
          <m:sSubPr>
            <m:ctrlPr>
              <w:del w:id="699" w:author="Juan Pablo Bernal Tamayo" w:date="2026-03-11T13:49:00Z" w16du:dateUtc="2026-03-11T10:49:00Z">
                <w:rPr>
                  <w:rFonts w:ascii="Cambria Math" w:hAnsi="Cambria Math"/>
                </w:rPr>
              </w:del>
            </m:ctrlPr>
          </m:sSubPr>
          <m:e>
            <m:r>
              <w:del w:id="700" w:author="Juan Pablo Bernal Tamayo" w:date="2026-03-11T13:49:00Z" w16du:dateUtc="2026-03-11T10:49:00Z">
                <w:rPr>
                  <w:rFonts w:ascii="Cambria Math" w:hAnsi="Cambria Math"/>
                </w:rPr>
                <m:t>λ</m:t>
              </w:del>
            </m:r>
          </m:e>
          <m:sub>
            <m:r>
              <w:del w:id="701" w:author="Juan Pablo Bernal Tamayo" w:date="2026-03-11T13:49:00Z" w16du:dateUtc="2026-03-11T10:49:00Z">
                <m:rPr>
                  <m:nor/>
                </m:rPr>
                <m:t>scaffold</m:t>
              </w:del>
            </m:r>
          </m:sub>
        </m:sSub>
        <m:r>
          <w:del w:id="702" w:author="Juan Pablo Bernal Tamayo" w:date="2026-03-11T13:49:00Z" w16du:dateUtc="2026-03-11T10:49:00Z">
            <m:rPr>
              <m:sty m:val="p"/>
            </m:rPr>
            <w:rPr>
              <w:rFonts w:ascii="Cambria Math" w:hAnsi="Cambria Math"/>
            </w:rPr>
            <m:t>=</m:t>
          </w:del>
        </m:r>
        <m:sSub>
          <m:sSubPr>
            <m:ctrlPr>
              <w:del w:id="703" w:author="Juan Pablo Bernal Tamayo" w:date="2026-03-11T13:49:00Z" w16du:dateUtc="2026-03-11T10:49:00Z">
                <w:rPr>
                  <w:rFonts w:ascii="Cambria Math" w:hAnsi="Cambria Math"/>
                </w:rPr>
              </w:del>
            </m:ctrlPr>
          </m:sSubPr>
          <m:e>
            <m:r>
              <w:del w:id="704" w:author="Juan Pablo Bernal Tamayo" w:date="2026-03-11T13:49:00Z" w16du:dateUtc="2026-03-11T10:49:00Z">
                <w:rPr>
                  <w:rFonts w:ascii="Cambria Math" w:hAnsi="Cambria Math"/>
                </w:rPr>
                <m:t>λ</m:t>
              </w:del>
            </m:r>
          </m:e>
          <m:sub>
            <m:r>
              <w:del w:id="705" w:author="Juan Pablo Bernal Tamayo" w:date="2026-03-11T13:49:00Z" w16du:dateUtc="2026-03-11T10:49:00Z">
                <m:rPr>
                  <m:nor/>
                </m:rPr>
                <m:t>bias</m:t>
              </w:del>
            </m:r>
          </m:sub>
        </m:sSub>
        <m:r>
          <w:del w:id="706" w:author="Juan Pablo Bernal Tamayo" w:date="2026-03-11T13:49:00Z" w16du:dateUtc="2026-03-11T10:49:00Z">
            <m:rPr>
              <m:sty m:val="p"/>
            </m:rPr>
            <w:rPr>
              <w:rFonts w:ascii="Cambria Math" w:hAnsi="Cambria Math"/>
            </w:rPr>
            <m:t>=</m:t>
          </w:del>
        </m:r>
        <m:r>
          <w:del w:id="707" w:author="Juan Pablo Bernal Tamayo" w:date="2026-03-11T13:49:00Z" w16du:dateUtc="2026-03-11T10:49:00Z">
            <w:rPr>
              <w:rFonts w:ascii="Cambria Math" w:hAnsi="Cambria Math"/>
            </w:rPr>
            <m:t>1.0</m:t>
          </w:del>
        </m:r>
      </m:oMath>
      <w:del w:id="708" w:author="Juan Pablo Bernal Tamayo" w:date="2026-03-11T13:49:00Z" w16du:dateUtc="2026-03-11T10:49:00Z">
        <w:r w:rsidR="00674E62" w:rsidDel="004F3483">
          <w:delText xml:space="preserve">. Interaction weights with absolute value below </w:delText>
        </w:r>
      </w:del>
      <m:oMath>
        <m:sSup>
          <m:sSupPr>
            <m:ctrlPr>
              <w:del w:id="709" w:author="Juan Pablo Bernal Tamayo" w:date="2026-03-11T13:49:00Z" w16du:dateUtc="2026-03-11T10:49:00Z">
                <w:rPr>
                  <w:rFonts w:ascii="Cambria Math" w:hAnsi="Cambria Math"/>
                </w:rPr>
              </w:del>
            </m:ctrlPr>
          </m:sSupPr>
          <m:e>
            <m:r>
              <w:del w:id="710" w:author="Juan Pablo Bernal Tamayo" w:date="2026-03-11T13:49:00Z" w16du:dateUtc="2026-03-11T10:49:00Z">
                <w:rPr>
                  <w:rFonts w:ascii="Cambria Math" w:hAnsi="Cambria Math"/>
                </w:rPr>
                <m:t>10</m:t>
              </w:del>
            </m:r>
          </m:e>
          <m:sup>
            <m:r>
              <w:del w:id="711" w:author="Juan Pablo Bernal Tamayo" w:date="2026-03-11T13:49:00Z" w16du:dateUtc="2026-03-11T10:49:00Z">
                <m:rPr>
                  <m:sty m:val="p"/>
                </m:rPr>
                <w:rPr>
                  <w:rFonts w:ascii="Cambria Math" w:hAnsi="Cambria Math"/>
                </w:rPr>
                <m:t>-</m:t>
              </w:del>
            </m:r>
            <m:r>
              <w:del w:id="712" w:author="Juan Pablo Bernal Tamayo" w:date="2026-03-11T13:49:00Z" w16du:dateUtc="2026-03-11T10:49:00Z">
                <w:rPr>
                  <w:rFonts w:ascii="Cambria Math" w:hAnsi="Cambria Math"/>
                </w:rPr>
                <m:t>5</m:t>
              </w:del>
            </m:r>
          </m:sup>
        </m:sSup>
      </m:oMath>
      <w:del w:id="713" w:author="Juan Pablo Bernal Tamayo" w:date="2026-03-11T13:49:00Z" w16du:dateUtc="2026-03-11T10:49:00Z">
        <w:r w:rsidR="00674E62" w:rsidDel="004F3483">
          <w:delText xml:space="preserve"> are pruned to zero after convergence. An optional </w:delText>
        </w:r>
        <w:commentRangeStart w:id="714"/>
        <w:r w:rsidR="00674E62" w:rsidDel="004F3483">
          <w:rPr>
            <w:rStyle w:val="VerbatimChar"/>
          </w:rPr>
          <w:delText>ReduceLROnPlateau</w:delText>
        </w:r>
        <w:r w:rsidR="00674E62" w:rsidDel="004F3483">
          <w:delText xml:space="preserve"> scheduler reduces the learning rate by a factor of 0.5 when the total loss fails to improve by more than </w:delText>
        </w:r>
      </w:del>
      <m:oMath>
        <m:sSup>
          <m:sSupPr>
            <m:ctrlPr>
              <w:del w:id="715" w:author="Juan Pablo Bernal Tamayo" w:date="2026-03-11T13:49:00Z" w16du:dateUtc="2026-03-11T10:49:00Z">
                <w:rPr>
                  <w:rFonts w:ascii="Cambria Math" w:hAnsi="Cambria Math"/>
                </w:rPr>
              </w:del>
            </m:ctrlPr>
          </m:sSupPr>
          <m:e>
            <m:r>
              <w:del w:id="716" w:author="Juan Pablo Bernal Tamayo" w:date="2026-03-11T13:49:00Z" w16du:dateUtc="2026-03-11T10:49:00Z">
                <w:rPr>
                  <w:rFonts w:ascii="Cambria Math" w:hAnsi="Cambria Math"/>
                </w:rPr>
                <m:t>10</m:t>
              </w:del>
            </m:r>
          </m:e>
          <m:sup>
            <m:r>
              <w:del w:id="717" w:author="Juan Pablo Bernal Tamayo" w:date="2026-03-11T13:49:00Z" w16du:dateUtc="2026-03-11T10:49:00Z">
                <m:rPr>
                  <m:sty m:val="p"/>
                </m:rPr>
                <w:rPr>
                  <w:rFonts w:ascii="Cambria Math" w:hAnsi="Cambria Math"/>
                </w:rPr>
                <m:t>-</m:t>
              </w:del>
            </m:r>
            <m:r>
              <w:del w:id="718" w:author="Juan Pablo Bernal Tamayo" w:date="2026-03-11T13:49:00Z" w16du:dateUtc="2026-03-11T10:49:00Z">
                <w:rPr>
                  <w:rFonts w:ascii="Cambria Math" w:hAnsi="Cambria Math"/>
                </w:rPr>
                <m:t>4</m:t>
              </w:del>
            </m:r>
          </m:sup>
        </m:sSup>
      </m:oMath>
      <w:del w:id="719" w:author="Juan Pablo Bernal Tamayo" w:date="2026-03-11T13:49:00Z" w16du:dateUtc="2026-03-11T10:49:00Z">
        <w:r w:rsidR="00674E62" w:rsidDel="004F3483">
          <w:delText xml:space="preserve"> over 50 consecutive epochs, with a minimum learning rate of </w:delText>
        </w:r>
      </w:del>
      <m:oMath>
        <m:sSup>
          <m:sSupPr>
            <m:ctrlPr>
              <w:del w:id="720" w:author="Juan Pablo Bernal Tamayo" w:date="2026-03-11T13:49:00Z" w16du:dateUtc="2026-03-11T10:49:00Z">
                <w:rPr>
                  <w:rFonts w:ascii="Cambria Math" w:hAnsi="Cambria Math"/>
                </w:rPr>
              </w:del>
            </m:ctrlPr>
          </m:sSupPr>
          <m:e>
            <m:r>
              <w:del w:id="721" w:author="Juan Pablo Bernal Tamayo" w:date="2026-03-11T13:49:00Z" w16du:dateUtc="2026-03-11T10:49:00Z">
                <w:rPr>
                  <w:rFonts w:ascii="Cambria Math" w:hAnsi="Cambria Math"/>
                </w:rPr>
                <m:t>10</m:t>
              </w:del>
            </m:r>
          </m:e>
          <m:sup>
            <m:r>
              <w:del w:id="722" w:author="Juan Pablo Bernal Tamayo" w:date="2026-03-11T13:49:00Z" w16du:dateUtc="2026-03-11T10:49:00Z">
                <m:rPr>
                  <m:sty m:val="p"/>
                </m:rPr>
                <w:rPr>
                  <w:rFonts w:ascii="Cambria Math" w:hAnsi="Cambria Math"/>
                </w:rPr>
                <m:t>-</m:t>
              </w:del>
            </m:r>
            <m:r>
              <w:del w:id="723" w:author="Juan Pablo Bernal Tamayo" w:date="2026-03-11T13:49:00Z" w16du:dateUtc="2026-03-11T10:49:00Z">
                <w:rPr>
                  <w:rFonts w:ascii="Cambria Math" w:hAnsi="Cambria Math"/>
                </w:rPr>
                <m:t>6</m:t>
              </w:del>
            </m:r>
          </m:sup>
        </m:sSup>
      </m:oMath>
      <w:del w:id="724" w:author="Juan Pablo Bernal Tamayo" w:date="2026-03-11T13:49:00Z" w16du:dateUtc="2026-03-11T10:49:00Z">
        <w:r w:rsidR="00674E62" w:rsidDel="004F3483">
          <w:delText xml:space="preserve">. </w:delText>
        </w:r>
        <w:commentRangeEnd w:id="714"/>
        <w:r w:rsidR="00C90F96" w:rsidDel="004F3483">
          <w:rPr>
            <w:rStyle w:val="CommentReference"/>
            <w:sz w:val="24"/>
            <w:szCs w:val="24"/>
          </w:rPr>
          <w:commentReference w:id="714"/>
        </w:r>
        <w:r w:rsidR="00674E62" w:rsidDel="004F3483">
          <w:delText>The MSE criterion is used by default for the reconstruction loss.</w:delText>
        </w:r>
      </w:del>
    </w:p>
    <w:p w14:paraId="7DBA33CE" w14:textId="77777777" w:rsidR="0027419F" w:rsidRDefault="0027419F" w:rsidP="0027419F">
      <w:pPr>
        <w:pStyle w:val="Heading3"/>
        <w:rPr>
          <w:ins w:id="725" w:author="Juan Pablo Bernal Tamayo" w:date="2026-07-01T15:11:00Z" w16du:dateUtc="2026-07-01T12:11:00Z"/>
        </w:rPr>
      </w:pPr>
      <w:bookmarkStart w:id="726" w:name="X65daeeadb5caa5e5017aea2bfb0671aac9908d7"/>
      <w:ins w:id="727" w:author="Juan Pablo Bernal Tamayo" w:date="2026-07-01T15:11:00Z" w16du:dateUtc="2026-07-01T12:11:00Z">
        <w:r>
          <w:lastRenderedPageBreak/>
          <w:t>3.3 Limitations and Parameter Identifiability</w:t>
        </w:r>
      </w:ins>
    </w:p>
    <w:p w14:paraId="3DABCEC2" w14:textId="650A1843" w:rsidR="0027419F" w:rsidRDefault="0027419F" w:rsidP="0027419F">
      <w:pPr>
        <w:pStyle w:val="FirstParagraph"/>
        <w:pPrChange w:id="728" w:author="Juan Pablo Bernal Tamayo" w:date="2026-07-01T15:11:00Z" w16du:dateUtc="2026-07-01T12:11:00Z">
          <w:pPr>
            <w:pStyle w:val="BodyText"/>
          </w:pPr>
        </w:pPrChange>
      </w:pPr>
      <w:ins w:id="729" w:author="Juan Pablo Bernal Tamayo" w:date="2026-07-01T15:11:00Z" w16du:dateUtc="2026-07-01T12:11:00Z">
        <w:r>
          <w:t>The inference of interaction matrices (</w:t>
        </w:r>
      </w:ins>
      <m:oMath>
        <m:r>
          <w:ins w:id="730" w:author="Juan Pablo Bernal Tamayo" w:date="2026-07-01T15:11:00Z" w16du:dateUtc="2026-07-01T12:11:00Z">
            <w:rPr>
              <w:rFonts w:ascii="Cambria Math" w:hAnsi="Cambria Math"/>
            </w:rPr>
            <m:t>W</m:t>
          </w:ins>
        </m:r>
      </m:oMath>
      <w:ins w:id="731" w:author="Juan Pablo Bernal Tamayo" w:date="2026-07-01T15:11:00Z" w16du:dateUtc="2026-07-01T12:11:00Z">
        <w:r>
          <w:t>), degradation rates (</w:t>
        </w:r>
      </w:ins>
      <m:oMath>
        <m:r>
          <w:ins w:id="732" w:author="Juan Pablo Bernal Tamayo" w:date="2026-07-01T15:11:00Z" w16du:dateUtc="2026-07-01T12:11:00Z">
            <w:rPr>
              <w:rFonts w:ascii="Cambria Math" w:hAnsi="Cambria Math"/>
            </w:rPr>
            <m:t>Γ</m:t>
          </w:ins>
        </m:r>
      </m:oMath>
      <w:ins w:id="733" w:author="Juan Pablo Bernal Tamayo" w:date="2026-07-01T15:11:00Z" w16du:dateUtc="2026-07-01T12:11:00Z">
        <w:r>
          <w:t>), and bias terms (</w:t>
        </w:r>
      </w:ins>
      <m:oMath>
        <m:r>
          <w:ins w:id="734" w:author="Juan Pablo Bernal Tamayo" w:date="2026-07-01T15:11:00Z" w16du:dateUtc="2026-07-01T12:11:00Z">
            <m:rPr>
              <m:sty m:val="b"/>
            </m:rPr>
            <w:rPr>
              <w:rFonts w:ascii="Cambria Math" w:hAnsi="Cambria Math"/>
            </w:rPr>
            <m:t>I</m:t>
          </w:ins>
        </m:r>
      </m:oMath>
      <w:ins w:id="735" w:author="Juan Pablo Bernal Tamayo" w:date="2026-07-01T15:11:00Z" w16du:dateUtc="2026-07-01T12:11:00Z">
        <w:r>
          <w:t>) from expression and velocity data is generally non-unique. In systems where the number of cells is smaller than the number of genes plus one (</w:t>
        </w:r>
      </w:ins>
      <m:oMath>
        <m:r>
          <w:ins w:id="736" w:author="Juan Pablo Bernal Tamayo" w:date="2026-07-01T15:11:00Z" w16du:dateUtc="2026-07-01T12:11:00Z">
            <w:rPr>
              <w:rFonts w:ascii="Cambria Math" w:hAnsi="Cambria Math"/>
            </w:rPr>
            <m:t>M</m:t>
          </w:ins>
        </m:r>
        <m:r>
          <w:ins w:id="737" w:author="Juan Pablo Bernal Tamayo" w:date="2026-07-01T15:11:00Z" w16du:dateUtc="2026-07-01T12:11:00Z">
            <m:rPr>
              <m:sty m:val="p"/>
            </m:rPr>
            <w:rPr>
              <w:rFonts w:ascii="Cambria Math" w:hAnsi="Cambria Math"/>
            </w:rPr>
            <m:t>&lt;</m:t>
          </w:ins>
        </m:r>
        <m:r>
          <w:ins w:id="738" w:author="Juan Pablo Bernal Tamayo" w:date="2026-07-01T15:11:00Z" w16du:dateUtc="2026-07-01T12:11:00Z">
            <w:rPr>
              <w:rFonts w:ascii="Cambria Math" w:hAnsi="Cambria Math"/>
            </w:rPr>
            <m:t>N</m:t>
          </w:ins>
        </m:r>
        <m:r>
          <w:ins w:id="739" w:author="Juan Pablo Bernal Tamayo" w:date="2026-07-01T15:11:00Z" w16du:dateUtc="2026-07-01T12:11:00Z">
            <m:rPr>
              <m:sty m:val="p"/>
            </m:rPr>
            <w:rPr>
              <w:rFonts w:ascii="Cambria Math" w:hAnsi="Cambria Math"/>
            </w:rPr>
            <m:t>+</m:t>
          </w:ins>
        </m:r>
        <m:r>
          <w:ins w:id="740" w:author="Juan Pablo Bernal Tamayo" w:date="2026-07-01T15:11:00Z" w16du:dateUtc="2026-07-01T12:11:00Z">
            <w:rPr>
              <w:rFonts w:ascii="Cambria Math" w:hAnsi="Cambria Math"/>
            </w:rPr>
            <m:t>1</m:t>
          </w:ins>
        </m:r>
      </m:oMath>
      <w:ins w:id="741" w:author="Juan Pablo Bernal Tamayo" w:date="2026-07-01T15:11:00Z" w16du:dateUtc="2026-07-01T12:11:00Z">
        <w:r>
          <w:t xml:space="preserve">), the linear system is underdetermined. The Moore-Penrose pseudoinverse provides the specific solution with the minimum parameter norm among infinitely many valid solutions. For scaffold-guided optimization, the solution heavily depends on the prior knowledge matrix </w:t>
        </w:r>
      </w:ins>
      <m:oMath>
        <m:r>
          <w:ins w:id="742" w:author="Juan Pablo Bernal Tamayo" w:date="2026-07-01T15:11:00Z" w16du:dateUtc="2026-07-01T12:11:00Z">
            <w:rPr>
              <w:rFonts w:ascii="Cambria Math" w:hAnsi="Cambria Math"/>
            </w:rPr>
            <m:t>S</m:t>
          </w:ins>
        </m:r>
      </m:oMath>
      <w:ins w:id="743" w:author="Juan Pablo Bernal Tamayo" w:date="2026-07-01T15:11:00Z" w16du:dateUtc="2026-07-01T12:11:00Z">
        <w:r>
          <w:t xml:space="preserve"> to constrain the search space. Furthermore, the accuracy of the inferred GRN is fundamentally bounded by the quality of the upstream RNA velocity estimates. As previously noted, typical biological GRNs are asymmetric, which explicitly removes the guarantee of formal Lyapunov stability (</w:t>
        </w:r>
      </w:ins>
      <m:oMath>
        <m:r>
          <w:ins w:id="744" w:author="Juan Pablo Bernal Tamayo" w:date="2026-07-01T15:11:00Z" w16du:dateUtc="2026-07-01T12:11:00Z">
            <w:rPr>
              <w:rFonts w:ascii="Cambria Math" w:hAnsi="Cambria Math"/>
            </w:rPr>
            <m:t>dE</m:t>
          </w:ins>
        </m:r>
        <m:r>
          <w:ins w:id="745" w:author="Juan Pablo Bernal Tamayo" w:date="2026-07-01T15:11:00Z" w16du:dateUtc="2026-07-01T12:11:00Z">
            <m:rPr>
              <m:sty m:val="p"/>
            </m:rPr>
            <w:rPr>
              <w:rFonts w:ascii="Cambria Math" w:hAnsi="Cambria Math"/>
            </w:rPr>
            <m:t>/</m:t>
          </w:ins>
        </m:r>
        <m:r>
          <w:ins w:id="746" w:author="Juan Pablo Bernal Tamayo" w:date="2026-07-01T15:11:00Z" w16du:dateUtc="2026-07-01T12:11:00Z">
            <w:rPr>
              <w:rFonts w:ascii="Cambria Math" w:hAnsi="Cambria Math"/>
            </w:rPr>
            <m:t>dt</m:t>
          </w:ins>
        </m:r>
        <m:r>
          <w:ins w:id="747" w:author="Juan Pablo Bernal Tamayo" w:date="2026-07-01T15:11:00Z" w16du:dateUtc="2026-07-01T12:11:00Z">
            <m:rPr>
              <m:sty m:val="p"/>
            </m:rPr>
            <w:rPr>
              <w:rFonts w:ascii="Cambria Math" w:hAnsi="Cambria Math"/>
            </w:rPr>
            <m:t>≤</m:t>
          </w:ins>
        </m:r>
        <m:r>
          <w:ins w:id="748" w:author="Juan Pablo Bernal Tamayo" w:date="2026-07-01T15:11:00Z" w16du:dateUtc="2026-07-01T12:11:00Z">
            <w:rPr>
              <w:rFonts w:ascii="Cambria Math" w:hAnsi="Cambria Math"/>
            </w:rPr>
            <m:t>0</m:t>
          </w:ins>
        </m:r>
      </m:oMath>
      <w:ins w:id="749" w:author="Juan Pablo Bernal Tamayo" w:date="2026-07-01T15:11:00Z" w16du:dateUtc="2026-07-01T12:11:00Z">
        <w:r>
          <w:t>) and allows for complex dynamical behaviors like limit cycles and chaos that symmetric networks cannot produce.</w:t>
        </w:r>
      </w:ins>
      <w:bookmarkEnd w:id="726"/>
    </w:p>
    <w:p w14:paraId="73012FA7" w14:textId="77777777" w:rsidR="00DA1B97" w:rsidRDefault="00231E4A">
      <w:r>
        <w:pict w14:anchorId="7B633939">
          <v:rect id="Horizontal Line 3" o:spid="_x0000_s1035"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8E1B13" w14:textId="77777777" w:rsidR="00DA1B97" w:rsidRDefault="00674E62">
      <w:pPr>
        <w:pStyle w:val="Heading2"/>
      </w:pPr>
      <w:bookmarkStart w:id="750" w:name="energy-function"/>
      <w:bookmarkEnd w:id="478"/>
      <w:bookmarkEnd w:id="619"/>
      <w:r>
        <w:t>4. Energy Function</w:t>
      </w:r>
    </w:p>
    <w:p w14:paraId="59B14FB0" w14:textId="77777777" w:rsidR="00DA1B97" w:rsidRDefault="00674E62">
      <w:pPr>
        <w:pStyle w:val="Heading3"/>
      </w:pPr>
      <w:bookmarkStart w:id="751" w:name="derivation"/>
      <w:r>
        <w:t>4.1 Derivation</w:t>
      </w:r>
    </w:p>
    <w:p w14:paraId="024AFE17" w14:textId="77777777" w:rsidR="00DA1B97" w:rsidRDefault="00674E62">
      <w:pPr>
        <w:pStyle w:val="FirstParagraph"/>
      </w:pPr>
      <w:r>
        <w:t>For the continuous Hopfield dynamics with Hill function activation, the corresponding Lyapunov (energy) function is [1,2]:</w:t>
      </w:r>
    </w:p>
    <w:p w14:paraId="12026218" w14:textId="6D7FD180" w:rsidR="00DA1B97" w:rsidRDefault="00674E62">
      <w:pPr>
        <w:pStyle w:val="BodyText"/>
      </w:pPr>
      <m:oMathPara>
        <m:oMathParaPr>
          <m:jc m:val="center"/>
        </m:oMathParaPr>
        <m:oMath>
          <m:r>
            <w:rPr>
              <w:rFonts w:ascii="Cambria Math" w:hAnsi="Cambria Math"/>
            </w:rPr>
            <m:t>E</m:t>
          </m:r>
          <m:d>
            <m:dPr>
              <m:ctrlPr>
                <w:rPr>
                  <w:rFonts w:ascii="Cambria Math" w:hAnsi="Cambria Math"/>
                </w:rPr>
              </m:ctrlPr>
            </m:dPr>
            <m:e>
              <m:r>
                <m:rPr>
                  <m:sty m:val="b"/>
                </m:rP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p>
            <m:sSupPr>
              <m:ctrlPr>
                <w:rPr>
                  <w:rFonts w:ascii="Cambria Math" w:hAnsi="Cambria Math"/>
                </w:rPr>
              </m:ctrlPr>
            </m:sSupPr>
            <m:e>
              <m:r>
                <m:rPr>
                  <m:sty m:val="b"/>
                </m:rPr>
                <w:rPr>
                  <w:rFonts w:ascii="Cambria Math" w:hAnsi="Cambria Math"/>
                </w:rPr>
                <m:t>σ</m:t>
              </m:r>
            </m:e>
            <m:sup>
              <m:r>
                <w:rPr>
                  <w:rFonts w:ascii="Cambria Math" w:hAnsi="Cambria Math"/>
                </w:rPr>
                <m:t>T</m:t>
              </m:r>
            </m:sup>
          </m:sSup>
          <m:r>
            <w:rPr>
              <w:rFonts w:ascii="Cambria Math" w:hAnsi="Cambria Math"/>
            </w:rPr>
            <m:t>W </m:t>
          </m:r>
          <m:r>
            <m:rPr>
              <m:sty m:val="b"/>
            </m:rPr>
            <w:rPr>
              <w:rFonts w:ascii="Cambria Math" w:hAnsi="Cambria Math"/>
            </w:rPr>
            <m:t>σ</m:t>
          </m:r>
          <m:r>
            <w:ins w:id="752" w:author="Juan Pablo Bernal Tamayo" w:date="2026-03-11T13:52:00Z" w16du:dateUtc="2026-03-11T10:52:00Z">
              <m:rPr>
                <m:sty m:val="b"/>
              </m:rPr>
              <w:rPr>
                <w:rFonts w:ascii="Cambria Math" w:hAnsi="Cambria Math"/>
              </w:rPr>
              <m:t>+</m:t>
            </w:ins>
          </m:r>
          <m:nary>
            <m:naryPr>
              <m:chr m:val="∑"/>
              <m:supHide m:val="1"/>
              <m:ctrlPr>
                <w:ins w:id="753" w:author="Juan Pablo Bernal Tamayo" w:date="2026-03-11T13:53:00Z" w16du:dateUtc="2026-03-11T10:53:00Z">
                  <w:rPr>
                    <w:rFonts w:ascii="Cambria Math" w:hAnsi="Cambria Math"/>
                    <w:b/>
                  </w:rPr>
                </w:ins>
              </m:ctrlPr>
            </m:naryPr>
            <m:sub>
              <m:r>
                <w:ins w:id="754" w:author="Juan Pablo Bernal Tamayo" w:date="2026-03-11T13:53:00Z" w16du:dateUtc="2026-03-11T10:53:00Z">
                  <w:rPr>
                    <w:rFonts w:ascii="Cambria Math" w:hAnsi="Cambria Math"/>
                  </w:rPr>
                  <m:t>i</m:t>
                </w:ins>
              </m:r>
            </m:sub>
            <m:sup/>
            <m:e>
              <m:sSub>
                <m:sSubPr>
                  <m:ctrlPr>
                    <w:ins w:id="755" w:author="Juan Pablo Bernal Tamayo" w:date="2026-03-11T13:53:00Z" w16du:dateUtc="2026-03-11T10:53:00Z">
                      <w:rPr>
                        <w:rFonts w:ascii="Cambria Math" w:hAnsi="Cambria Math"/>
                        <w:bCs/>
                        <w:i/>
                      </w:rPr>
                    </w:ins>
                  </m:ctrlPr>
                </m:sSubPr>
                <m:e>
                  <m:r>
                    <w:ins w:id="756" w:author="Juan Pablo Bernal Tamayo" w:date="2026-03-11T13:53:00Z" w16du:dateUtc="2026-03-11T10:53:00Z">
                      <w:rPr>
                        <w:rFonts w:ascii="Cambria Math" w:hAnsi="Cambria Math"/>
                      </w:rPr>
                      <m:t>γ</m:t>
                    </w:ins>
                  </m:r>
                </m:e>
                <m:sub>
                  <m:r>
                    <w:ins w:id="757" w:author="Juan Pablo Bernal Tamayo" w:date="2026-03-11T13:53:00Z" w16du:dateUtc="2026-03-11T10:53:00Z">
                      <w:rPr>
                        <w:rFonts w:ascii="Cambria Math" w:hAnsi="Cambria Math"/>
                      </w:rPr>
                      <m:t>i</m:t>
                    </w:ins>
                  </m:r>
                </m:sub>
              </m:sSub>
            </m:e>
          </m:nary>
          <m:r>
            <w:del w:id="758" w:author="Juan Pablo Bernal Tamayo" w:date="2026-03-11T13:52:00Z" w16du:dateUtc="2026-03-11T10:52:00Z">
              <m:rPr>
                <m:sty m:val="p"/>
              </m:rPr>
              <w:rPr>
                <w:rFonts w:ascii="Cambria Math" w:hAnsi="Cambria Math"/>
              </w:rPr>
              <m:t>+</m:t>
            </w:del>
          </m:r>
          <m:nary>
            <m:naryPr>
              <m:chr m:val="∑"/>
              <m:limLoc m:val="undOvr"/>
              <m:supHide m:val="1"/>
              <m:ctrlPr>
                <w:del w:id="759" w:author="Juan Pablo Bernal Tamayo" w:date="2026-03-11T13:51:00Z" w16du:dateUtc="2026-03-11T10:51:00Z">
                  <w:rPr>
                    <w:rFonts w:ascii="Cambria Math" w:hAnsi="Cambria Math"/>
                  </w:rPr>
                </w:del>
              </m:ctrlPr>
            </m:naryPr>
            <m:sub>
              <m:r>
                <w:del w:id="760" w:author="Juan Pablo Bernal Tamayo" w:date="2026-03-11T13:51:00Z" w16du:dateUtc="2026-03-11T10:51:00Z">
                  <w:rPr>
                    <w:rFonts w:ascii="Cambria Math" w:hAnsi="Cambria Math"/>
                  </w:rPr>
                  <m:t>i</m:t>
                </w:del>
              </m:r>
            </m:sub>
            <m:sup>
              <m:r>
                <w:del w:id="761" w:author="Juan Pablo Bernal Tamayo" w:date="2026-03-11T13:51:00Z" w16du:dateUtc="2026-03-11T10:51:00Z">
                  <w:rPr>
                    <w:rFonts w:ascii="Cambria Math" w:hAnsi="Cambria Math"/>
                  </w:rPr>
                  <m:t>​</m:t>
                </w:del>
              </m:r>
            </m:sup>
            <m:e>
              <m:sSub>
                <m:sSubPr>
                  <m:ctrlPr>
                    <w:del w:id="762" w:author="Juan Pablo Bernal Tamayo" w:date="2026-03-11T13:51:00Z" w16du:dateUtc="2026-03-11T10:51:00Z">
                      <w:rPr>
                        <w:rFonts w:ascii="Cambria Math" w:hAnsi="Cambria Math"/>
                      </w:rPr>
                    </w:del>
                  </m:ctrlPr>
                </m:sSubPr>
                <m:e>
                  <m:r>
                    <w:del w:id="763" w:author="Juan Pablo Bernal Tamayo" w:date="2026-03-11T13:51:00Z" w16du:dateUtc="2026-03-11T10:51:00Z">
                      <w:rPr>
                        <w:rFonts w:ascii="Cambria Math" w:hAnsi="Cambria Math"/>
                      </w:rPr>
                      <m:t>γ</m:t>
                    </w:del>
                  </m:r>
                </m:e>
                <m:sub>
                  <m:r>
                    <w:del w:id="764" w:author="Juan Pablo Bernal Tamayo" w:date="2026-03-11T13:51:00Z" w16du:dateUtc="2026-03-11T10:51:00Z">
                      <w:rPr>
                        <w:rFonts w:ascii="Cambria Math" w:hAnsi="Cambria Math"/>
                      </w:rPr>
                      <m:t>i</m:t>
                    </w:del>
                  </m:r>
                </m:sub>
              </m:sSub>
            </m:e>
          </m:nary>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σ</m:t>
                  </m:r>
                </m:e>
                <m:sub>
                  <m:r>
                    <w:rPr>
                      <w:rFonts w:ascii="Cambria Math" w:hAnsi="Cambria Math"/>
                    </w:rPr>
                    <m:t>i</m:t>
                  </m:r>
                </m:sub>
              </m:sSub>
            </m:sup>
            <m:e>
              <m:sSubSup>
                <m:sSubSupPr>
                  <m:ctrlPr>
                    <w:rPr>
                      <w:rFonts w:ascii="Cambria Math" w:hAnsi="Cambria Math"/>
                    </w:rPr>
                  </m:ctrlPr>
                </m:sSubSupPr>
                <m:e>
                  <m:r>
                    <w:rPr>
                      <w:rFonts w:ascii="Cambria Math" w:hAnsi="Cambria Math"/>
                    </w:rPr>
                    <m:t>φ</m:t>
                  </m:r>
                </m:e>
                <m:sub>
                  <m:r>
                    <w:rPr>
                      <w:rFonts w:ascii="Cambria Math" w:hAnsi="Cambria Math"/>
                    </w:rPr>
                    <m:t>i</m:t>
                  </m:r>
                </m:sub>
                <m:sup>
                  <m:r>
                    <m:rPr>
                      <m:sty m:val="p"/>
                    </m:rPr>
                    <w:rPr>
                      <w:rFonts w:ascii="Cambria Math" w:hAnsi="Cambria Math"/>
                    </w:rPr>
                    <m:t>-</m:t>
                  </m:r>
                  <m:r>
                    <w:rPr>
                      <w:rFonts w:ascii="Cambria Math" w:hAnsi="Cambria Math"/>
                    </w:rPr>
                    <m:t>1</m:t>
                  </m:r>
                </m:sup>
              </m:sSubSup>
            </m:e>
          </m:nary>
          <m:d>
            <m:dPr>
              <m:ctrlPr>
                <w:rPr>
                  <w:rFonts w:ascii="Cambria Math" w:hAnsi="Cambria Math"/>
                </w:rPr>
              </m:ctrlPr>
            </m:dPr>
            <m:e>
              <m:r>
                <w:rPr>
                  <w:rFonts w:ascii="Cambria Math" w:hAnsi="Cambria Math"/>
                </w:rPr>
                <m:t>z</m:t>
              </m:r>
            </m:e>
          </m:d>
          <m:r>
            <w:rPr>
              <w:rFonts w:ascii="Cambria Math" w:hAnsi="Cambria Math"/>
            </w:rPr>
            <m:t> dz</m:t>
          </m:r>
          <m:r>
            <m:rPr>
              <m:sty m:val="p"/>
            </m:rPr>
            <w:rPr>
              <w:rFonts w:ascii="Cambria Math" w:hAnsi="Cambria Math"/>
            </w:rPr>
            <m:t>-</m:t>
          </m:r>
          <m:sSup>
            <m:sSupPr>
              <m:ctrlPr>
                <w:rPr>
                  <w:rFonts w:ascii="Cambria Math" w:hAnsi="Cambria Math"/>
                </w:rPr>
              </m:ctrlPr>
            </m:sSupPr>
            <m:e>
              <m:r>
                <m:rPr>
                  <m:sty m:val="b"/>
                </m:rPr>
                <w:rPr>
                  <w:rFonts w:ascii="Cambria Math" w:hAnsi="Cambria Math"/>
                </w:rPr>
                <m:t>I</m:t>
              </m:r>
            </m:e>
            <m:sup>
              <m:r>
                <w:rPr>
                  <w:rFonts w:ascii="Cambria Math" w:hAnsi="Cambria Math"/>
                </w:rPr>
                <m:t>T</m:t>
              </m:r>
            </m:sup>
          </m:sSup>
          <m:r>
            <m:rPr>
              <m:sty m:val="b"/>
            </m:rPr>
            <w:rPr>
              <w:rFonts w:ascii="Cambria Math" w:hAnsi="Cambria Math"/>
            </w:rPr>
            <m:t>σ</m:t>
          </m:r>
        </m:oMath>
      </m:oMathPara>
    </w:p>
    <w:p w14:paraId="0079ECDF" w14:textId="459B04B4" w:rsidR="00DA1B97" w:rsidRDefault="00674E62" w:rsidP="0027419F">
      <w:pPr>
        <w:pStyle w:val="FirstParagraph"/>
        <w:rPr>
          <w:ins w:id="765" w:author="Juan Pablo Bernal Tamayo" w:date="2026-07-01T15:11:00Z" w16du:dateUtc="2026-07-01T12:11:00Z"/>
        </w:rPr>
      </w:pPr>
      <w:r>
        <w:t xml:space="preserve">where </w:t>
      </w:r>
      <m:oMath>
        <m:r>
          <m:rPr>
            <m:sty m:val="b"/>
          </m:rPr>
          <w:rPr>
            <w:rFonts w:ascii="Cambria Math" w:hAnsi="Cambria Math"/>
          </w:rPr>
          <m:t>σ</m:t>
        </m:r>
        <m:r>
          <m:rPr>
            <m:sty m:val="p"/>
          </m:rPr>
          <w:rPr>
            <w:rFonts w:ascii="Cambria Math" w:hAnsi="Cambria Math"/>
          </w:rPr>
          <m:t>=</m:t>
        </m:r>
        <m:r>
          <w:rPr>
            <w:rFonts w:ascii="Cambria Math" w:hAnsi="Cambria Math"/>
          </w:rPr>
          <m:t>φ</m:t>
        </m:r>
        <m:d>
          <m:dPr>
            <m:ctrlPr>
              <w:rPr>
                <w:rFonts w:ascii="Cambria Math" w:hAnsi="Cambria Math"/>
              </w:rPr>
            </m:ctrlPr>
          </m:dPr>
          <m:e>
            <m:r>
              <m:rPr>
                <m:sty m:val="b"/>
              </m:rPr>
              <w:rPr>
                <w:rFonts w:ascii="Cambria Math" w:hAnsi="Cambria Math"/>
              </w:rPr>
              <m:t>x</m:t>
            </m:r>
          </m:e>
        </m:d>
      </m:oMath>
      <w:r>
        <w:t xml:space="preserve"> denotes the vector of Hill-function activations,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and </w:t>
      </w:r>
      <m:oMath>
        <m:sSubSup>
          <m:sSubSupPr>
            <m:ctrlPr>
              <w:rPr>
                <w:rFonts w:ascii="Cambria Math" w:hAnsi="Cambria Math"/>
              </w:rPr>
            </m:ctrlPr>
          </m:sSubSupPr>
          <m:e>
            <m:r>
              <w:rPr>
                <w:rFonts w:ascii="Cambria Math" w:hAnsi="Cambria Math"/>
              </w:rPr>
              <m:t>φ</m:t>
            </m:r>
          </m:e>
          <m:sub>
            <m:r>
              <w:rPr>
                <w:rFonts w:ascii="Cambria Math" w:hAnsi="Cambria Math"/>
              </w:rPr>
              <m:t>i</m:t>
            </m:r>
          </m:sub>
          <m:sup>
            <m:r>
              <m:rPr>
                <m:sty m:val="p"/>
              </m:rPr>
              <w:rPr>
                <w:rFonts w:ascii="Cambria Math" w:hAnsi="Cambria Math"/>
              </w:rPr>
              <m:t>-</m:t>
            </m:r>
            <m:r>
              <w:rPr>
                <w:rFonts w:ascii="Cambria Math" w:hAnsi="Cambria Math"/>
              </w:rPr>
              <m:t>1</m:t>
            </m:r>
          </m:sup>
        </m:sSubSup>
      </m:oMath>
      <w:r>
        <w:t xml:space="preserve"> is the inverse Hill function </w:t>
      </w:r>
      <m:oMath>
        <m:sSubSup>
          <m:sSubSupPr>
            <m:ctrlPr>
              <w:rPr>
                <w:rFonts w:ascii="Cambria Math" w:hAnsi="Cambria Math"/>
              </w:rPr>
            </m:ctrlPr>
          </m:sSubSupPr>
          <m:e>
            <m:r>
              <w:rPr>
                <w:rFonts w:ascii="Cambria Math" w:hAnsi="Cambria Math"/>
              </w:rPr>
              <m:t>φ</m:t>
            </m:r>
          </m:e>
          <m:sub>
            <m:r>
              <w:rPr>
                <w:rFonts w:ascii="Cambria Math" w:hAnsi="Cambria Math"/>
              </w:rPr>
              <m:t>i</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sup>
        </m:sSup>
      </m:oMath>
      <w:r>
        <w:t xml:space="preserve">. When </w:t>
      </w:r>
      <m:oMath>
        <m:r>
          <w:rPr>
            <w:rFonts w:ascii="Cambria Math" w:hAnsi="Cambria Math"/>
          </w:rPr>
          <m:t>W</m:t>
        </m:r>
      </m:oMath>
      <w:r>
        <w:t xml:space="preserve"> is symmetric, </w:t>
      </w:r>
      <m:oMath>
        <m:r>
          <w:rPr>
            <w:rFonts w:ascii="Cambria Math" w:hAnsi="Cambria Math"/>
          </w:rPr>
          <m:t>dE</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along every trajectory, </w:t>
      </w:r>
      <w:ins w:id="766" w:author="Juan Pablo Bernal Tamayo" w:date="2026-03-11T13:54:00Z" w16du:dateUtc="2026-03-11T10:54:00Z">
        <w:r w:rsidR="004F3483" w:rsidRPr="004F3483">
          <w:t>ensuring that the energy is non increasing along trajectories and that the system converges to equilibrium points corresponding to local minima of the energy landscape</w:t>
        </w:r>
      </w:ins>
      <w:commentRangeStart w:id="767"/>
      <w:del w:id="768" w:author="Juan Pablo Bernal Tamayo" w:date="2026-03-11T13:54:00Z" w16du:dateUtc="2026-03-11T10:54:00Z">
        <w:r w:rsidDel="004F3483">
          <w:delText>guaranteeing convergence to fixed-point attractors</w:delText>
        </w:r>
      </w:del>
      <w:r>
        <w:t>.</w:t>
      </w:r>
      <w:del w:id="769" w:author="Juan Pablo Bernal Tamayo" w:date="2026-07-01T15:11:00Z" w16du:dateUtc="2026-07-01T12:11:00Z">
        <w:r w:rsidDel="0027419F">
          <w:delText xml:space="preserve"> </w:delText>
        </w:r>
      </w:del>
      <w:commentRangeEnd w:id="767"/>
      <w:r w:rsidR="00C90F96">
        <w:rPr>
          <w:rStyle w:val="CommentReference"/>
          <w:sz w:val="24"/>
          <w:szCs w:val="24"/>
        </w:rPr>
        <w:commentReference w:id="767"/>
      </w:r>
      <w:del w:id="770" w:author="Juan Pablo Bernal Tamayo" w:date="2026-07-01T15:11:00Z" w16du:dateUtc="2026-07-01T12:11:00Z">
        <w:r w:rsidDel="0027419F">
          <w:delText xml:space="preserve">For asymmetric </w:delText>
        </w:r>
      </w:del>
      <m:oMath>
        <m:r>
          <w:del w:id="771" w:author="Juan Pablo Bernal Tamayo" w:date="2026-07-01T15:11:00Z" w16du:dateUtc="2026-07-01T12:11:00Z">
            <w:rPr>
              <w:rFonts w:ascii="Cambria Math" w:hAnsi="Cambria Math"/>
            </w:rPr>
            <m:t>W</m:t>
          </w:del>
        </m:r>
      </m:oMath>
      <w:del w:id="772" w:author="Juan Pablo Bernal Tamayo" w:date="2026-07-01T15:11:00Z" w16du:dateUtc="2026-07-01T12:11:00Z">
        <w:r w:rsidDel="0027419F">
          <w:delText xml:space="preserve"> (as typically inferred), </w:delText>
        </w:r>
      </w:del>
      <m:oMath>
        <m:r>
          <w:del w:id="773" w:author="Juan Pablo Bernal Tamayo" w:date="2026-07-01T15:11:00Z" w16du:dateUtc="2026-07-01T12:11:00Z">
            <w:rPr>
              <w:rFonts w:ascii="Cambria Math" w:hAnsi="Cambria Math"/>
            </w:rPr>
            <m:t>E</m:t>
          </w:del>
        </m:r>
      </m:oMath>
      <w:del w:id="774" w:author="Juan Pablo Bernal Tamayo" w:date="2026-07-01T15:11:00Z" w16du:dateUtc="2026-07-01T12:11:00Z">
        <w:r w:rsidDel="0027419F">
          <w:delText xml:space="preserve"> retains value as a landscape descriptor of the </w:delText>
        </w:r>
        <w:r w:rsidR="00EB34E7" w:rsidDel="0027419F">
          <w:delText xml:space="preserve">gradient flow across the </w:delText>
        </w:r>
        <w:r w:rsidDel="0027419F">
          <w:delText>dynamical system’s basins.</w:delText>
        </w:r>
      </w:del>
    </w:p>
    <w:p w14:paraId="1C8A3CBC" w14:textId="5889B0B4" w:rsidR="0027419F" w:rsidRPr="0027419F" w:rsidRDefault="0027419F" w:rsidP="0027419F">
      <w:pPr>
        <w:pStyle w:val="BodyText"/>
        <w:pPrChange w:id="775" w:author="Juan Pablo Bernal Tamayo" w:date="2026-07-01T15:11:00Z" w16du:dateUtc="2026-07-01T12:11:00Z">
          <w:pPr>
            <w:pStyle w:val="FirstParagraph"/>
          </w:pPr>
        </w:pPrChange>
      </w:pPr>
      <w:ins w:id="776" w:author="Juan Pablo Bernal Tamayo" w:date="2026-07-01T15:11:00Z" w16du:dateUtc="2026-07-01T12:11:00Z">
        <w:r>
          <w:t>Importantly, biological gene regulatory networks are inherently asymmetric (</w:t>
        </w:r>
      </w:ins>
      <m:oMath>
        <m:sSub>
          <m:sSubPr>
            <m:ctrlPr>
              <w:ins w:id="777" w:author="Juan Pablo Bernal Tamayo" w:date="2026-07-01T15:11:00Z" w16du:dateUtc="2026-07-01T12:11:00Z">
                <w:rPr>
                  <w:rFonts w:ascii="Cambria Math" w:hAnsi="Cambria Math"/>
                </w:rPr>
              </w:ins>
            </m:ctrlPr>
          </m:sSubPr>
          <m:e>
            <m:r>
              <w:ins w:id="778" w:author="Juan Pablo Bernal Tamayo" w:date="2026-07-01T15:11:00Z" w16du:dateUtc="2026-07-01T12:11:00Z">
                <w:rPr>
                  <w:rFonts w:ascii="Cambria Math" w:hAnsi="Cambria Math"/>
                </w:rPr>
                <m:t>W</m:t>
              </w:ins>
            </m:r>
          </m:e>
          <m:sub>
            <m:r>
              <w:ins w:id="779" w:author="Juan Pablo Bernal Tamayo" w:date="2026-07-01T15:11:00Z" w16du:dateUtc="2026-07-01T12:11:00Z">
                <w:rPr>
                  <w:rFonts w:ascii="Cambria Math" w:hAnsi="Cambria Math"/>
                </w:rPr>
                <m:t>ij</m:t>
              </w:ins>
            </m:r>
          </m:sub>
        </m:sSub>
        <m:r>
          <w:ins w:id="780" w:author="Juan Pablo Bernal Tamayo" w:date="2026-07-01T15:11:00Z" w16du:dateUtc="2026-07-01T12:11:00Z">
            <m:rPr>
              <m:sty m:val="p"/>
            </m:rPr>
            <w:rPr>
              <w:rFonts w:ascii="Cambria Math" w:hAnsi="Cambria Math"/>
            </w:rPr>
            <m:t>≠</m:t>
          </w:ins>
        </m:r>
        <m:sSub>
          <m:sSubPr>
            <m:ctrlPr>
              <w:ins w:id="781" w:author="Juan Pablo Bernal Tamayo" w:date="2026-07-01T15:11:00Z" w16du:dateUtc="2026-07-01T12:11:00Z">
                <w:rPr>
                  <w:rFonts w:ascii="Cambria Math" w:hAnsi="Cambria Math"/>
                </w:rPr>
              </w:ins>
            </m:ctrlPr>
          </m:sSubPr>
          <m:e>
            <m:r>
              <w:ins w:id="782" w:author="Juan Pablo Bernal Tamayo" w:date="2026-07-01T15:11:00Z" w16du:dateUtc="2026-07-01T12:11:00Z">
                <w:rPr>
                  <w:rFonts w:ascii="Cambria Math" w:hAnsi="Cambria Math"/>
                </w:rPr>
                <m:t>W</m:t>
              </w:ins>
            </m:r>
          </m:e>
          <m:sub>
            <m:r>
              <w:ins w:id="783" w:author="Juan Pablo Bernal Tamayo" w:date="2026-07-01T15:11:00Z" w16du:dateUtc="2026-07-01T12:11:00Z">
                <w:rPr>
                  <w:rFonts w:ascii="Cambria Math" w:hAnsi="Cambria Math"/>
                </w:rPr>
                <m:t>ji</m:t>
              </w:ins>
            </m:r>
          </m:sub>
        </m:sSub>
      </m:oMath>
      <w:ins w:id="784" w:author="Juan Pablo Bernal Tamayo" w:date="2026-07-01T15:11:00Z" w16du:dateUtc="2026-07-01T12:11:00Z">
        <w:r>
          <w:t>), which breaks the formal Lyapunov property (</w:t>
        </w:r>
      </w:ins>
      <m:oMath>
        <m:r>
          <w:ins w:id="785" w:author="Juan Pablo Bernal Tamayo" w:date="2026-07-01T15:11:00Z" w16du:dateUtc="2026-07-01T12:11:00Z">
            <w:rPr>
              <w:rFonts w:ascii="Cambria Math" w:hAnsi="Cambria Math"/>
            </w:rPr>
            <m:t>dE</m:t>
          </w:ins>
        </m:r>
        <m:r>
          <w:ins w:id="786" w:author="Juan Pablo Bernal Tamayo" w:date="2026-07-01T15:11:00Z" w16du:dateUtc="2026-07-01T12:11:00Z">
            <m:rPr>
              <m:sty m:val="p"/>
            </m:rPr>
            <w:rPr>
              <w:rFonts w:ascii="Cambria Math" w:hAnsi="Cambria Math"/>
            </w:rPr>
            <m:t>/</m:t>
          </w:ins>
        </m:r>
        <m:r>
          <w:ins w:id="787" w:author="Juan Pablo Bernal Tamayo" w:date="2026-07-01T15:11:00Z" w16du:dateUtc="2026-07-01T12:11:00Z">
            <w:rPr>
              <w:rFonts w:ascii="Cambria Math" w:hAnsi="Cambria Math"/>
            </w:rPr>
            <m:t>dt</m:t>
          </w:ins>
        </m:r>
        <m:r>
          <w:ins w:id="788" w:author="Juan Pablo Bernal Tamayo" w:date="2026-07-01T15:11:00Z" w16du:dateUtc="2026-07-01T12:11:00Z">
            <m:rPr>
              <m:sty m:val="p"/>
            </m:rPr>
            <w:rPr>
              <w:rFonts w:ascii="Cambria Math" w:hAnsi="Cambria Math"/>
            </w:rPr>
            <m:t>≤</m:t>
          </w:ins>
        </m:r>
        <m:r>
          <w:ins w:id="789" w:author="Juan Pablo Bernal Tamayo" w:date="2026-07-01T15:11:00Z" w16du:dateUtc="2026-07-01T12:11:00Z">
            <w:rPr>
              <w:rFonts w:ascii="Cambria Math" w:hAnsi="Cambria Math"/>
            </w:rPr>
            <m:t>0</m:t>
          </w:ins>
        </m:r>
      </m:oMath>
      <w:ins w:id="790" w:author="Juan Pablo Bernal Tamayo" w:date="2026-07-01T15:11:00Z" w16du:dateUtc="2026-07-01T12:11:00Z">
        <w:r>
          <w:t xml:space="preserve">). For asymmetric </w:t>
        </w:r>
      </w:ins>
      <m:oMath>
        <m:r>
          <w:ins w:id="791" w:author="Juan Pablo Bernal Tamayo" w:date="2026-07-01T15:11:00Z" w16du:dateUtc="2026-07-01T12:11:00Z">
            <w:rPr>
              <w:rFonts w:ascii="Cambria Math" w:hAnsi="Cambria Math"/>
            </w:rPr>
            <m:t>W</m:t>
          </w:ins>
        </m:r>
      </m:oMath>
      <w:ins w:id="792" w:author="Juan Pablo Bernal Tamayo" w:date="2026-07-01T15:11:00Z" w16du:dateUtc="2026-07-01T12:11:00Z">
        <w:r>
          <w:t xml:space="preserve">, the computed </w:t>
        </w:r>
      </w:ins>
      <m:oMath>
        <m:r>
          <w:ins w:id="793" w:author="Juan Pablo Bernal Tamayo" w:date="2026-07-01T15:11:00Z" w16du:dateUtc="2026-07-01T12:11:00Z">
            <w:rPr>
              <w:rFonts w:ascii="Cambria Math" w:hAnsi="Cambria Math"/>
            </w:rPr>
            <m:t>E</m:t>
          </w:ins>
        </m:r>
        <m:d>
          <m:dPr>
            <m:ctrlPr>
              <w:ins w:id="794" w:author="Juan Pablo Bernal Tamayo" w:date="2026-07-01T15:11:00Z" w16du:dateUtc="2026-07-01T12:11:00Z">
                <w:rPr>
                  <w:rFonts w:ascii="Cambria Math" w:hAnsi="Cambria Math"/>
                </w:rPr>
              </w:ins>
            </m:ctrlPr>
          </m:dPr>
          <m:e>
            <m:r>
              <w:ins w:id="795" w:author="Juan Pablo Bernal Tamayo" w:date="2026-07-01T15:11:00Z" w16du:dateUtc="2026-07-01T12:11:00Z">
                <m:rPr>
                  <m:sty m:val="b"/>
                </m:rPr>
                <w:rPr>
                  <w:rFonts w:ascii="Cambria Math" w:hAnsi="Cambria Math"/>
                </w:rPr>
                <m:t>x</m:t>
              </w:ins>
            </m:r>
          </m:e>
        </m:d>
      </m:oMath>
      <w:ins w:id="796" w:author="Juan Pablo Bernal Tamayo" w:date="2026-07-01T15:11:00Z" w16du:dateUtc="2026-07-01T12:11:00Z">
        <w:r>
          <w:t xml:space="preserve"> serves as an approximate heuristic landscape describing relative expression stability, rather than a strictly monotonic gradient-flow potential.</w:t>
        </w:r>
      </w:ins>
    </w:p>
    <w:p w14:paraId="6080C954" w14:textId="77777777" w:rsidR="00DA1B97" w:rsidRDefault="00674E62">
      <w:pPr>
        <w:pStyle w:val="Heading3"/>
      </w:pPr>
      <w:bookmarkStart w:id="797" w:name="three-energy-components"/>
      <w:bookmarkEnd w:id="751"/>
      <w:r>
        <w:t>4.2 Three Energy Components</w:t>
      </w:r>
    </w:p>
    <w:p w14:paraId="47B87CB3" w14:textId="77777777" w:rsidR="00DA1B97" w:rsidRDefault="00674E62">
      <w:pPr>
        <w:pStyle w:val="FirstParagraph"/>
      </w:pPr>
      <w:r>
        <w:t>The total energy decomposes into three biologically interpretable components:</w:t>
      </w:r>
    </w:p>
    <w:p w14:paraId="0B94B486" w14:textId="77777777" w:rsidR="00DA1B97" w:rsidRDefault="00674E62">
      <w:pPr>
        <w:pStyle w:val="BodyText"/>
      </w:pPr>
      <w:r>
        <w:rPr>
          <w:b/>
          <w:bCs/>
        </w:rPr>
        <w:t>Interaction energy</w:t>
      </w:r>
      <w:r>
        <w:t xml:space="preserve"> (gene–gene coupling):</w:t>
      </w:r>
    </w:p>
    <w:p w14:paraId="62DE35D2" w14:textId="38C1695C" w:rsidR="00DA1B97" w:rsidRPr="00821298" w:rsidRDefault="00000000">
      <w:pPr>
        <w:pStyle w:val="BodyText"/>
        <w:rPr>
          <w:lang w:val="sv-SE"/>
        </w:rPr>
      </w:pPr>
      <m:oMathPara>
        <m:oMathParaPr>
          <m:jc m:val="center"/>
        </m:oMathParaPr>
        <m:oMath>
          <m:sSub>
            <m:sSubPr>
              <m:ctrlPr>
                <w:rPr>
                  <w:rFonts w:ascii="Cambria Math" w:hAnsi="Cambria Math"/>
                </w:rPr>
              </m:ctrlPr>
            </m:sSubPr>
            <m:e>
              <m:r>
                <w:rPr>
                  <w:rFonts w:ascii="Cambria Math" w:hAnsi="Cambria Math"/>
                </w:rPr>
                <m:t>E</m:t>
              </m:r>
            </m:e>
            <m:sub>
              <m:r>
                <m:rPr>
                  <m:nor/>
                </m:rPr>
                <w:rPr>
                  <w:lang w:val="sv-SE"/>
                </w:rPr>
                <m:t>int</m:t>
              </m:r>
            </m:sub>
          </m:sSub>
          <m:r>
            <m:rPr>
              <m:sty m:val="p"/>
            </m:rPr>
            <w:rPr>
              <w:rFonts w:ascii="Cambria Math" w:hAnsi="Cambria Math"/>
              <w:lang w:val="sv-SE"/>
            </w:rPr>
            <m:t>=-</m:t>
          </m:r>
          <m:f>
            <m:fPr>
              <m:ctrlPr>
                <w:rPr>
                  <w:rFonts w:ascii="Cambria Math" w:hAnsi="Cambria Math"/>
                </w:rPr>
              </m:ctrlPr>
            </m:fPr>
            <m:num>
              <m:r>
                <w:rPr>
                  <w:rFonts w:ascii="Cambria Math" w:hAnsi="Cambria Math"/>
                  <w:lang w:val="sv-SE"/>
                </w:rPr>
                <m:t>1</m:t>
              </m:r>
            </m:num>
            <m:den>
              <m:r>
                <w:rPr>
                  <w:rFonts w:ascii="Cambria Math" w:hAnsi="Cambria Math"/>
                  <w:lang w:val="sv-SE"/>
                </w:rPr>
                <m:t>2</m:t>
              </m:r>
            </m:den>
          </m:f>
          <m:r>
            <w:rPr>
              <w:rFonts w:ascii="Cambria Math" w:hAnsi="Cambria Math"/>
              <w:lang w:val="sv-SE"/>
            </w:rPr>
            <m:t> </m:t>
          </m:r>
          <m:sSup>
            <m:sSupPr>
              <m:ctrlPr>
                <w:rPr>
                  <w:rFonts w:ascii="Cambria Math" w:hAnsi="Cambria Math"/>
                </w:rPr>
              </m:ctrlPr>
            </m:sSupPr>
            <m:e>
              <m:r>
                <m:rPr>
                  <m:sty m:val="b"/>
                </m:rPr>
                <w:rPr>
                  <w:rFonts w:ascii="Cambria Math" w:hAnsi="Cambria Math"/>
                </w:rPr>
                <m:t>σ</m:t>
              </m:r>
            </m:e>
            <m:sup>
              <m:r>
                <w:rPr>
                  <w:rFonts w:ascii="Cambria Math" w:hAnsi="Cambria Math"/>
                </w:rPr>
                <m:t>T</m:t>
              </m:r>
            </m:sup>
          </m:sSup>
          <m:r>
            <w:rPr>
              <w:rFonts w:ascii="Cambria Math" w:hAnsi="Cambria Math"/>
            </w:rPr>
            <m:t>W</m:t>
          </m:r>
          <m:r>
            <w:rPr>
              <w:rFonts w:ascii="Cambria Math" w:hAnsi="Cambria Math"/>
              <w:lang w:val="sv-SE"/>
            </w:rPr>
            <m:t> </m:t>
          </m:r>
          <m:r>
            <m:rPr>
              <m:sty m:val="b"/>
            </m:rPr>
            <w:rPr>
              <w:rFonts w:ascii="Cambria Math" w:hAnsi="Cambria Math"/>
            </w:rPr>
            <m:t>σ</m:t>
          </m:r>
          <m:r>
            <m:rPr>
              <m:sty m:val="p"/>
            </m:rPr>
            <w:rPr>
              <w:rFonts w:ascii="Cambria Math" w:hAnsi="Cambria Math"/>
              <w:lang w:val="sv-SE"/>
            </w:rPr>
            <m:t>=-</m:t>
          </m:r>
          <m:f>
            <m:fPr>
              <m:ctrlPr>
                <w:rPr>
                  <w:rFonts w:ascii="Cambria Math" w:hAnsi="Cambria Math"/>
                </w:rPr>
              </m:ctrlPr>
            </m:fPr>
            <m:num>
              <m:r>
                <w:rPr>
                  <w:rFonts w:ascii="Cambria Math" w:hAnsi="Cambria Math"/>
                  <w:lang w:val="sv-SE"/>
                </w:rPr>
                <m:t>1</m:t>
              </m:r>
            </m:num>
            <m:den>
              <m:r>
                <w:rPr>
                  <w:rFonts w:ascii="Cambria Math" w:hAnsi="Cambria Math"/>
                  <w:lang w:val="sv-SE"/>
                </w:rPr>
                <m:t>2</m:t>
              </m:r>
            </m:den>
          </m:f>
          <m:nary>
            <m:naryPr>
              <m:chr m:val="∑"/>
              <m:limLoc m:val="undOvr"/>
              <m:supHide m:val="1"/>
              <m:ctrlPr>
                <w:del w:id="798" w:author="Juan Pablo Bernal Tamayo" w:date="2026-03-11T13:57:00Z" w16du:dateUtc="2026-03-11T10:57:00Z">
                  <w:rPr>
                    <w:rFonts w:ascii="Cambria Math" w:hAnsi="Cambria Math"/>
                  </w:rPr>
                </w:del>
              </m:ctrlPr>
            </m:naryPr>
            <m:sub>
              <m:r>
                <w:del w:id="799" w:author="Juan Pablo Bernal Tamayo" w:date="2026-03-11T13:57:00Z" w16du:dateUtc="2026-03-11T10:57:00Z">
                  <w:rPr>
                    <w:rFonts w:ascii="Cambria Math" w:hAnsi="Cambria Math"/>
                  </w:rPr>
                  <m:t>i</m:t>
                </w:del>
              </m:r>
              <m:r>
                <w:del w:id="800" w:author="Juan Pablo Bernal Tamayo" w:date="2026-03-11T13:57:00Z" w16du:dateUtc="2026-03-11T10:57:00Z">
                  <m:rPr>
                    <m:sty m:val="p"/>
                  </m:rPr>
                  <w:rPr>
                    <w:rFonts w:ascii="Cambria Math" w:hAnsi="Cambria Math"/>
                    <w:lang w:val="sv-SE"/>
                  </w:rPr>
                  <m:t>,</m:t>
                </w:del>
              </m:r>
              <m:r>
                <w:del w:id="801" w:author="Juan Pablo Bernal Tamayo" w:date="2026-03-11T13:57:00Z" w16du:dateUtc="2026-03-11T10:57:00Z">
                  <w:rPr>
                    <w:rFonts w:ascii="Cambria Math" w:hAnsi="Cambria Math"/>
                  </w:rPr>
                  <m:t>j</m:t>
                </w:del>
              </m:r>
            </m:sub>
            <m:sup>
              <m:r>
                <w:del w:id="802" w:author="Juan Pablo Bernal Tamayo" w:date="2026-03-11T13:57:00Z" w16du:dateUtc="2026-03-11T10:57:00Z">
                  <w:rPr>
                    <w:rFonts w:ascii="Cambria Math" w:hAnsi="Cambria Math"/>
                    <w:lang w:val="sv-SE"/>
                  </w:rPr>
                  <m:t>​</m:t>
                </w:del>
              </m:r>
            </m:sup>
            <m:e>
              <m:sSub>
                <m:sSubPr>
                  <m:ctrlPr>
                    <w:del w:id="803" w:author="Juan Pablo Bernal Tamayo" w:date="2026-03-11T13:57:00Z" w16du:dateUtc="2026-03-11T10:57:00Z">
                      <w:rPr>
                        <w:rFonts w:ascii="Cambria Math" w:hAnsi="Cambria Math"/>
                      </w:rPr>
                    </w:del>
                  </m:ctrlPr>
                </m:sSubPr>
                <m:e>
                  <m:r>
                    <w:del w:id="804" w:author="Juan Pablo Bernal Tamayo" w:date="2026-03-11T13:57:00Z" w16du:dateUtc="2026-03-11T10:57:00Z">
                      <w:rPr>
                        <w:rFonts w:ascii="Cambria Math" w:hAnsi="Cambria Math"/>
                      </w:rPr>
                      <m:t>σ</m:t>
                    </w:del>
                  </m:r>
                </m:e>
                <m:sub>
                  <m:r>
                    <w:del w:id="805" w:author="Juan Pablo Bernal Tamayo" w:date="2026-03-11T13:57:00Z" w16du:dateUtc="2026-03-11T10:57:00Z">
                      <w:rPr>
                        <w:rFonts w:ascii="Cambria Math" w:hAnsi="Cambria Math"/>
                      </w:rPr>
                      <m:t>i</m:t>
                    </w:del>
                  </m:r>
                </m:sub>
              </m:sSub>
            </m:e>
          </m:nary>
          <m:nary>
            <m:naryPr>
              <m:chr m:val="∑"/>
              <m:supHide m:val="1"/>
              <m:ctrlPr>
                <w:ins w:id="806" w:author="Juan Pablo Bernal Tamayo" w:date="2026-03-11T13:57:00Z" w16du:dateUtc="2026-03-11T10:57:00Z">
                  <w:rPr>
                    <w:rFonts w:ascii="Cambria Math" w:hAnsi="Cambria Math"/>
                    <w:i/>
                    <w:lang w:val="sv-SE"/>
                  </w:rPr>
                </w:ins>
              </m:ctrlPr>
            </m:naryPr>
            <m:sub>
              <m:r>
                <w:ins w:id="807" w:author="Juan Pablo Bernal Tamayo" w:date="2026-03-11T13:57:00Z" w16du:dateUtc="2026-03-11T10:57:00Z">
                  <w:rPr>
                    <w:rFonts w:ascii="Cambria Math" w:hAnsi="Cambria Math"/>
                    <w:lang w:val="sv-SE"/>
                  </w:rPr>
                  <m:t>ij</m:t>
                </w:ins>
              </m:r>
            </m:sub>
            <m:sup/>
            <m:e>
              <m:sSub>
                <m:sSubPr>
                  <m:ctrlPr>
                    <w:ins w:id="808" w:author="Juan Pablo Bernal Tamayo" w:date="2026-03-11T13:57:00Z" w16du:dateUtc="2026-03-11T10:57:00Z">
                      <w:rPr>
                        <w:rFonts w:ascii="Cambria Math" w:hAnsi="Cambria Math"/>
                        <w:i/>
                        <w:lang w:val="sv-SE"/>
                      </w:rPr>
                    </w:ins>
                  </m:ctrlPr>
                </m:sSubPr>
                <m:e>
                  <m:r>
                    <w:ins w:id="809" w:author="Juan Pablo Bernal Tamayo" w:date="2026-03-11T13:57:00Z" w16du:dateUtc="2026-03-11T10:57:00Z">
                      <w:rPr>
                        <w:rFonts w:ascii="Cambria Math" w:hAnsi="Cambria Math"/>
                        <w:lang w:val="sv-SE"/>
                      </w:rPr>
                      <m:t>σ</m:t>
                    </w:ins>
                  </m:r>
                </m:e>
                <m:sub>
                  <m:r>
                    <w:ins w:id="810" w:author="Juan Pablo Bernal Tamayo" w:date="2026-03-11T13:57:00Z" w16du:dateUtc="2026-03-11T10:57:00Z">
                      <w:rPr>
                        <w:rFonts w:ascii="Cambria Math" w:hAnsi="Cambria Math"/>
                        <w:lang w:val="sv-SE"/>
                      </w:rPr>
                      <m:t>i</m:t>
                    </w:ins>
                  </m:r>
                </m:sub>
              </m:sSub>
            </m:e>
          </m:nary>
          <m:r>
            <w:del w:id="811" w:author="Juan Pablo Bernal Tamayo" w:date="2026-03-11T13:57:00Z" w16du:dateUtc="2026-03-11T10:57:00Z">
              <w:rPr>
                <w:rFonts w:ascii="Cambria Math" w:hAnsi="Cambria Math"/>
                <w:lang w:val="sv-SE"/>
              </w:rPr>
              <m:t> </m:t>
            </w:del>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lang w:val="sv-SE"/>
            </w:rPr>
            <m:t> </m:t>
          </m:r>
          <m:sSub>
            <m:sSubPr>
              <m:ctrlPr>
                <w:rPr>
                  <w:rFonts w:ascii="Cambria Math" w:hAnsi="Cambria Math"/>
                </w:rPr>
              </m:ctrlPr>
            </m:sSubPr>
            <m:e>
              <m:r>
                <w:rPr>
                  <w:rFonts w:ascii="Cambria Math" w:hAnsi="Cambria Math"/>
                </w:rPr>
                <m:t>σ</m:t>
              </m:r>
            </m:e>
            <m:sub>
              <m:r>
                <w:rPr>
                  <w:rFonts w:ascii="Cambria Math" w:hAnsi="Cambria Math"/>
                </w:rPr>
                <m:t>j</m:t>
              </m:r>
            </m:sub>
          </m:sSub>
        </m:oMath>
      </m:oMathPara>
    </w:p>
    <w:p w14:paraId="01C39B86" w14:textId="77777777" w:rsidR="00DA1B97" w:rsidRDefault="00674E62">
      <w:pPr>
        <w:pStyle w:val="FirstParagraph"/>
      </w:pPr>
      <w:r>
        <w:lastRenderedPageBreak/>
        <w:t xml:space="preserve">A large (negative) interaction energy indicates that the cell’s gene expression pattern is strongly aligned with a dominant eigenvector of </w:t>
      </w:r>
      <m:oMath>
        <m:r>
          <w:rPr>
            <w:rFonts w:ascii="Cambria Math" w:hAnsi="Cambria Math"/>
          </w:rPr>
          <m:t>W</m:t>
        </m:r>
      </m:oMath>
      <w:r>
        <w:t>, characteristic of a stable attractor state.</w:t>
      </w:r>
    </w:p>
    <w:p w14:paraId="48321C2D" w14:textId="77777777" w:rsidR="00DA1B97" w:rsidRDefault="00674E62">
      <w:pPr>
        <w:pStyle w:val="BodyText"/>
      </w:pPr>
      <w:r>
        <w:rPr>
          <w:b/>
          <w:bCs/>
        </w:rPr>
        <w:t>Degradation energy</w:t>
      </w:r>
      <w:r>
        <w:t xml:space="preserve"> (intracellular balance):</w:t>
      </w:r>
    </w:p>
    <w:p w14:paraId="456FC28A" w14:textId="2440466D" w:rsidR="00DA1B97"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m:rPr>
                  <m:nor/>
                </m:rPr>
                <m:t>deg</m:t>
              </m:r>
            </m:sub>
          </m:sSub>
          <m:r>
            <m:rPr>
              <m:sty m:val="p"/>
            </m:rPr>
            <w:rPr>
              <w:rFonts w:ascii="Cambria Math" w:hAnsi="Cambria Math"/>
            </w:rPr>
            <m:t>=</m:t>
          </m:r>
          <m:nary>
            <m:naryPr>
              <m:chr m:val="∑"/>
              <m:limLoc m:val="undOvr"/>
              <m:supHide m:val="1"/>
              <m:ctrlPr>
                <w:del w:id="812" w:author="Juan Pablo Bernal Tamayo" w:date="2026-03-11T13:56:00Z" w16du:dateUtc="2026-03-11T10:56:00Z">
                  <w:rPr>
                    <w:rFonts w:ascii="Cambria Math" w:hAnsi="Cambria Math"/>
                  </w:rPr>
                </w:del>
              </m:ctrlPr>
            </m:naryPr>
            <m:sub>
              <m:r>
                <w:del w:id="813" w:author="Juan Pablo Bernal Tamayo" w:date="2026-03-11T13:56:00Z" w16du:dateUtc="2026-03-11T10:56:00Z">
                  <w:rPr>
                    <w:rFonts w:ascii="Cambria Math" w:hAnsi="Cambria Math"/>
                  </w:rPr>
                  <m:t>i</m:t>
                </w:del>
              </m:r>
            </m:sub>
            <m:sup>
              <m:r>
                <w:del w:id="814" w:author="Juan Pablo Bernal Tamayo" w:date="2026-03-11T13:56:00Z" w16du:dateUtc="2026-03-11T10:56:00Z">
                  <w:rPr>
                    <w:rFonts w:ascii="Cambria Math" w:hAnsi="Cambria Math"/>
                  </w:rPr>
                  <m:t>​</m:t>
                </w:del>
              </m:r>
            </m:sup>
            <m:e>
              <m:nary>
                <m:naryPr>
                  <m:chr m:val="∑"/>
                  <m:supHide m:val="1"/>
                  <m:ctrlPr>
                    <w:ins w:id="815" w:author="Juan Pablo Bernal Tamayo" w:date="2026-03-11T13:56:00Z" w16du:dateUtc="2026-03-11T10:56:00Z">
                      <w:rPr>
                        <w:rFonts w:ascii="Cambria Math" w:hAnsi="Cambria Math"/>
                        <w:i/>
                      </w:rPr>
                    </w:ins>
                  </m:ctrlPr>
                </m:naryPr>
                <m:sub>
                  <m:r>
                    <w:ins w:id="816" w:author="Juan Pablo Bernal Tamayo" w:date="2026-03-11T13:56:00Z" w16du:dateUtc="2026-03-11T10:56:00Z">
                      <w:rPr>
                        <w:rFonts w:ascii="Cambria Math" w:hAnsi="Cambria Math"/>
                      </w:rPr>
                      <m:t>i</m:t>
                    </w:ins>
                  </m:r>
                </m:sub>
                <m:sup/>
                <m:e>
                  <m:sSub>
                    <m:sSubPr>
                      <m:ctrlPr>
                        <w:ins w:id="817" w:author="Juan Pablo Bernal Tamayo" w:date="2026-03-11T13:56:00Z" w16du:dateUtc="2026-03-11T10:56:00Z">
                          <w:rPr>
                            <w:rFonts w:ascii="Cambria Math" w:hAnsi="Cambria Math"/>
                            <w:i/>
                          </w:rPr>
                        </w:ins>
                      </m:ctrlPr>
                    </m:sSubPr>
                    <m:e>
                      <m:r>
                        <w:ins w:id="818" w:author="Juan Pablo Bernal Tamayo" w:date="2026-03-11T13:56:00Z" w16du:dateUtc="2026-03-11T10:56:00Z">
                          <w:rPr>
                            <w:rFonts w:ascii="Cambria Math" w:hAnsi="Cambria Math"/>
                          </w:rPr>
                          <m:t>γ</m:t>
                        </w:ins>
                      </m:r>
                    </m:e>
                    <m:sub>
                      <m:r>
                        <w:ins w:id="819" w:author="Juan Pablo Bernal Tamayo" w:date="2026-03-11T13:56:00Z" w16du:dateUtc="2026-03-11T10:56:00Z">
                          <w:rPr>
                            <w:rFonts w:ascii="Cambria Math" w:hAnsi="Cambria Math"/>
                          </w:rPr>
                          <m:t>i</m:t>
                        </w:ins>
                      </m:r>
                    </m:sub>
                  </m:sSub>
                </m:e>
              </m:nary>
              <m:sSub>
                <m:sSubPr>
                  <m:ctrlPr>
                    <w:del w:id="820" w:author="Juan Pablo Bernal Tamayo" w:date="2026-03-11T13:56:00Z" w16du:dateUtc="2026-03-11T10:56:00Z">
                      <w:rPr>
                        <w:rFonts w:ascii="Cambria Math" w:hAnsi="Cambria Math"/>
                      </w:rPr>
                    </w:del>
                  </m:ctrlPr>
                </m:sSubPr>
                <m:e>
                  <m:r>
                    <w:del w:id="821" w:author="Juan Pablo Bernal Tamayo" w:date="2026-03-11T13:56:00Z" w16du:dateUtc="2026-03-11T10:56:00Z">
                      <w:rPr>
                        <w:rFonts w:ascii="Cambria Math" w:hAnsi="Cambria Math"/>
                      </w:rPr>
                      <m:t>γ</m:t>
                    </w:del>
                  </m:r>
                </m:e>
                <m:sub>
                  <m:r>
                    <w:del w:id="822" w:author="Juan Pablo Bernal Tamayo" w:date="2026-03-11T13:56:00Z" w16du:dateUtc="2026-03-11T10:56:00Z">
                      <w:rPr>
                        <w:rFonts w:ascii="Cambria Math" w:hAnsi="Cambria Math"/>
                      </w:rPr>
                      <m:t>i</m:t>
                    </w:del>
                  </m:r>
                </m:sub>
              </m:sSub>
            </m:e>
          </m:nary>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σ</m:t>
                  </m:r>
                </m:e>
                <m:sub>
                  <m:r>
                    <w:rPr>
                      <w:rFonts w:ascii="Cambria Math" w:hAnsi="Cambria Math"/>
                    </w:rPr>
                    <m:t>i</m:t>
                  </m:r>
                </m:sub>
              </m:sSub>
            </m:sup>
            <m:e>
              <m:sSubSup>
                <m:sSubSupPr>
                  <m:ctrlPr>
                    <w:rPr>
                      <w:rFonts w:ascii="Cambria Math" w:hAnsi="Cambria Math"/>
                    </w:rPr>
                  </m:ctrlPr>
                </m:sSubSupPr>
                <m:e>
                  <m:r>
                    <w:rPr>
                      <w:rFonts w:ascii="Cambria Math" w:hAnsi="Cambria Math"/>
                    </w:rPr>
                    <m:t>φ</m:t>
                  </m:r>
                </m:e>
                <m:sub>
                  <m:r>
                    <w:rPr>
                      <w:rFonts w:ascii="Cambria Math" w:hAnsi="Cambria Math"/>
                    </w:rPr>
                    <m:t>i</m:t>
                  </m:r>
                </m:sub>
                <m:sup>
                  <m:r>
                    <m:rPr>
                      <m:sty m:val="p"/>
                    </m:rPr>
                    <w:rPr>
                      <w:rFonts w:ascii="Cambria Math" w:hAnsi="Cambria Math"/>
                    </w:rPr>
                    <m:t>-</m:t>
                  </m:r>
                  <m:r>
                    <w:rPr>
                      <w:rFonts w:ascii="Cambria Math" w:hAnsi="Cambria Math"/>
                    </w:rPr>
                    <m:t>1</m:t>
                  </m:r>
                </m:sup>
              </m:sSubSup>
            </m:e>
          </m:nary>
          <m:d>
            <m:dPr>
              <m:ctrlPr>
                <w:rPr>
                  <w:rFonts w:ascii="Cambria Math" w:hAnsi="Cambria Math"/>
                </w:rPr>
              </m:ctrlPr>
            </m:dPr>
            <m:e>
              <m:r>
                <w:rPr>
                  <w:rFonts w:ascii="Cambria Math" w:hAnsi="Cambria Math"/>
                </w:rPr>
                <m:t>z</m:t>
              </m:r>
            </m:e>
          </m:d>
          <m:r>
            <w:rPr>
              <w:rFonts w:ascii="Cambria Math" w:hAnsi="Cambria Math"/>
            </w:rPr>
            <m:t> dz</m:t>
          </m:r>
        </m:oMath>
      </m:oMathPara>
    </w:p>
    <w:p w14:paraId="6B8710F5" w14:textId="56F552D4" w:rsidR="00DA1B97" w:rsidRDefault="00674E62">
      <w:pPr>
        <w:pStyle w:val="FirstParagraph"/>
      </w:pPr>
      <w:r>
        <w:t>This term is computed analytically using the Gauss hypergeometric function</w:t>
      </w:r>
      <m:oMath>
        <m:r>
          <w:ins w:id="823" w:author="Juan Pablo Bernal Tamayo" w:date="2026-03-11T14:00:00Z" w16du:dateUtc="2026-03-11T11:00:00Z">
            <w:rPr>
              <w:rFonts w:ascii="Cambria Math" w:hAnsi="Cambria Math"/>
            </w:rPr>
            <m:t xml:space="preserve"> </m:t>
          </w:ins>
        </m:r>
        <m:sSub>
          <m:sSubPr>
            <m:ctrlPr>
              <w:ins w:id="824" w:author="Juan Pablo Bernal Tamayo" w:date="2026-03-11T14:02:00Z" w16du:dateUtc="2026-03-11T11:02:00Z">
                <w:rPr>
                  <w:rFonts w:ascii="Cambria Math" w:eastAsiaTheme="minorEastAsia" w:hAnsi="Cambria Math"/>
                  <w:i/>
                </w:rPr>
              </w:ins>
            </m:ctrlPr>
          </m:sSubPr>
          <m:e>
            <m:sPre>
              <m:sPrePr>
                <m:ctrlPr>
                  <w:ins w:id="825" w:author="Juan Pablo Bernal Tamayo" w:date="2026-03-11T14:02:00Z" w16du:dateUtc="2026-03-11T11:02:00Z">
                    <w:rPr>
                      <w:rFonts w:ascii="Cambria Math" w:hAnsi="Cambria Math"/>
                      <w:i/>
                    </w:rPr>
                  </w:ins>
                </m:ctrlPr>
              </m:sPrePr>
              <m:sub>
                <m:r>
                  <w:ins w:id="826" w:author="Juan Pablo Bernal Tamayo" w:date="2026-03-11T14:02:00Z" w16du:dateUtc="2026-03-11T11:02:00Z">
                    <w:rPr>
                      <w:rFonts w:ascii="Cambria Math" w:hAnsi="Cambria Math"/>
                    </w:rPr>
                    <m:t>2</m:t>
                  </w:ins>
                </m:r>
              </m:sub>
              <m:sup/>
              <m:e>
                <m:r>
                  <w:ins w:id="827" w:author="Juan Pablo Bernal Tamayo" w:date="2026-03-11T14:02:00Z" w16du:dateUtc="2026-03-11T11:02:00Z">
                    <w:rPr>
                      <w:rFonts w:ascii="Cambria Math" w:hAnsi="Cambria Math"/>
                    </w:rPr>
                    <m:t>F</m:t>
                  </w:ins>
                </m:r>
              </m:e>
            </m:sPre>
            <m:ctrlPr>
              <w:ins w:id="828" w:author="Juan Pablo Bernal Tamayo" w:date="2026-03-11T14:02:00Z" w16du:dateUtc="2026-03-11T11:02:00Z">
                <w:rPr>
                  <w:rFonts w:ascii="Cambria Math" w:hAnsi="Cambria Math"/>
                  <w:i/>
                </w:rPr>
              </w:ins>
            </m:ctrlPr>
          </m:e>
          <m:sub>
            <m:r>
              <w:ins w:id="829" w:author="Juan Pablo Bernal Tamayo" w:date="2026-03-11T14:02:00Z" w16du:dateUtc="2026-03-11T11:02:00Z">
                <w:rPr>
                  <w:rFonts w:ascii="Cambria Math" w:eastAsiaTheme="minorEastAsia" w:hAnsi="Cambria Math"/>
                </w:rPr>
                <m:t>1</m:t>
              </w:ins>
            </m:r>
          </m:sub>
        </m:sSub>
      </m:oMath>
      <w:ins w:id="830" w:author="Juan Pablo Bernal Tamayo" w:date="2026-03-11T13:57:00Z" w16du:dateUtc="2026-03-11T10:57:00Z">
        <w:r w:rsidR="00B81FDA">
          <w:t>[</w:t>
        </w:r>
      </w:ins>
      <w:del w:id="831" w:author="Juan Pablo Bernal Tamayo" w:date="2026-03-11T13:57:00Z" w16du:dateUtc="2026-03-11T10:57:00Z">
        <w:r w:rsidDel="00B81FDA">
          <w:delText xml:space="preserve"> </w:delText>
        </w:r>
      </w:del>
      <m:oMath>
        <m:sSub>
          <m:sSubPr>
            <m:ctrlPr>
              <w:del w:id="832" w:author="Juan Pablo Bernal Tamayo" w:date="2026-03-11T13:57:00Z" w16du:dateUtc="2026-03-11T10:57:00Z">
                <w:rPr>
                  <w:rFonts w:ascii="Cambria Math" w:hAnsi="Cambria Math"/>
                </w:rPr>
              </w:del>
            </m:ctrlPr>
          </m:sSubPr>
          <m:e>
            <m:r>
              <w:del w:id="833" w:author="Juan Pablo Bernal Tamayo" w:date="2026-03-11T13:57:00Z" w16du:dateUtc="2026-03-11T10:57:00Z">
                <w:rPr>
                  <w:rFonts w:ascii="Cambria Math" w:hAnsi="Cambria Math"/>
                </w:rPr>
                <m:t>​</m:t>
              </w:del>
            </m:r>
          </m:e>
          <m:sub>
            <m:r>
              <w:del w:id="834" w:author="Juan Pablo Bernal Tamayo" w:date="2026-03-11T13:57:00Z" w16du:dateUtc="2026-03-11T10:57:00Z">
                <w:rPr>
                  <w:rFonts w:ascii="Cambria Math" w:hAnsi="Cambria Math"/>
                </w:rPr>
                <m:t>2</m:t>
              </w:del>
            </m:r>
          </m:sub>
        </m:sSub>
        <m:sSub>
          <m:sSubPr>
            <m:ctrlPr>
              <w:del w:id="835" w:author="Juan Pablo Bernal Tamayo" w:date="2026-03-11T13:57:00Z" w16du:dateUtc="2026-03-11T10:57:00Z">
                <w:rPr>
                  <w:rFonts w:ascii="Cambria Math" w:hAnsi="Cambria Math"/>
                </w:rPr>
              </w:del>
            </m:ctrlPr>
          </m:sSubPr>
          <m:e>
            <m:r>
              <w:del w:id="836" w:author="Juan Pablo Bernal Tamayo" w:date="2026-03-11T13:57:00Z" w16du:dateUtc="2026-03-11T10:57:00Z">
                <w:rPr>
                  <w:rFonts w:ascii="Cambria Math" w:hAnsi="Cambria Math"/>
                </w:rPr>
                <m:t>F</m:t>
              </w:del>
            </m:r>
          </m:e>
          <m:sub>
            <m:r>
              <w:del w:id="837" w:author="Juan Pablo Bernal Tamayo" w:date="2026-03-11T13:57:00Z" w16du:dateUtc="2026-03-11T10:57:00Z">
                <w:rPr>
                  <w:rFonts w:ascii="Cambria Math" w:hAnsi="Cambria Math"/>
                </w:rPr>
                <m:t>1</m:t>
              </w:del>
            </m:r>
          </m:sub>
        </m:sSub>
      </m:oMath>
      <w:del w:id="838" w:author="Juan Pablo Bernal Tamayo" w:date="2026-03-11T13:57:00Z" w16du:dateUtc="2026-03-11T10:57:00Z">
        <w:r w:rsidDel="00B81FDA">
          <w:delText xml:space="preserve"> [</w:delText>
        </w:r>
      </w:del>
      <w:r>
        <w:t>4]:</w:t>
      </w:r>
    </w:p>
    <w:p w14:paraId="37A26544" w14:textId="33986ECE" w:rsidR="00DA1B97" w:rsidRDefault="00000000">
      <w:pPr>
        <w:pStyle w:val="BodyText"/>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σ</m:t>
              </m:r>
            </m:sup>
            <m:e>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e>
          </m:nary>
          <m:d>
            <m:dPr>
              <m:ctrlPr>
                <w:rPr>
                  <w:rFonts w:ascii="Cambria Math" w:hAnsi="Cambria Math"/>
                </w:rPr>
              </m:ctrlPr>
            </m:dPr>
            <m:e>
              <m:r>
                <w:rPr>
                  <w:rFonts w:ascii="Cambria Math" w:hAnsi="Cambria Math"/>
                </w:rPr>
                <m:t>z</m:t>
              </m:r>
            </m:e>
          </m:d>
          <m:r>
            <w:rPr>
              <w:rFonts w:ascii="Cambria Math" w:hAnsi="Cambria Math"/>
            </w:rPr>
            <m:t> dz</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 k </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e>
                  </m:d>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n</m:t>
                  </m:r>
                </m:sup>
              </m:sSup>
            </m:num>
            <m:den>
              <w:commentRangeStart w:id="839"/>
              <w:commentRangeStart w:id="840"/>
              <m:r>
                <w:rPr>
                  <w:rFonts w:ascii="Cambria Math" w:hAnsi="Cambria Math"/>
                </w:rPr>
                <m:t>n</m:t>
              </m:r>
              <m:r>
                <m:rPr>
                  <m:sty m:val="p"/>
                </m:rPr>
                <w:rPr>
                  <w:rFonts w:ascii="Cambria Math" w:hAnsi="Cambria Math"/>
                </w:rPr>
                <m:t>-</m:t>
              </m:r>
              <m:r>
                <w:rPr>
                  <w:rFonts w:ascii="Cambria Math" w:hAnsi="Cambria Math"/>
                </w:rPr>
                <m:t>1</m:t>
              </m:r>
              <w:commentRangeEnd w:id="839"/>
              <m:r>
                <m:rPr>
                  <m:sty m:val="p"/>
                </m:rPr>
                <w:rPr>
                  <w:rStyle w:val="CommentReference"/>
                  <w:rFonts w:ascii="Cambria Math" w:hAnsi="Cambria Math"/>
                  <w:sz w:val="24"/>
                  <w:szCs w:val="24"/>
                </w:rPr>
                <w:commentReference w:id="839"/>
              </m:r>
              <w:commentRangeEnd w:id="840"/>
              <m:r>
                <m:rPr>
                  <m:sty m:val="p"/>
                </m:rPr>
                <w:rPr>
                  <w:rStyle w:val="CommentReference"/>
                  <w:rFonts w:ascii="Cambria Math" w:hAnsi="Cambria Math"/>
                  <w:sz w:val="24"/>
                  <w:szCs w:val="24"/>
                </w:rPr>
                <w:commentReference w:id="840"/>
              </m:r>
            </m:den>
          </m:f>
          <m:r>
            <w:rPr>
              <w:rFonts w:ascii="Cambria Math" w:hAnsi="Cambria Math"/>
            </w:rPr>
            <m:t> </m:t>
          </m:r>
          <m:sSub>
            <m:sSubPr>
              <m:ctrlPr>
                <w:ins w:id="841" w:author="Juan Pablo Bernal Tamayo" w:date="2026-03-11T14:02:00Z" w16du:dateUtc="2026-03-11T11:02:00Z">
                  <w:rPr>
                    <w:rFonts w:ascii="Cambria Math" w:eastAsiaTheme="minorEastAsia" w:hAnsi="Cambria Math"/>
                    <w:i/>
                  </w:rPr>
                </w:ins>
              </m:ctrlPr>
            </m:sSubPr>
            <m:e>
              <m:sPre>
                <m:sPrePr>
                  <m:ctrlPr>
                    <w:ins w:id="842" w:author="Juan Pablo Bernal Tamayo" w:date="2026-03-11T14:02:00Z" w16du:dateUtc="2026-03-11T11:02:00Z">
                      <w:rPr>
                        <w:rFonts w:ascii="Cambria Math" w:hAnsi="Cambria Math"/>
                        <w:i/>
                      </w:rPr>
                    </w:ins>
                  </m:ctrlPr>
                </m:sPrePr>
                <m:sub>
                  <m:r>
                    <w:ins w:id="843" w:author="Juan Pablo Bernal Tamayo" w:date="2026-03-11T14:02:00Z" w16du:dateUtc="2026-03-11T11:02:00Z">
                      <w:rPr>
                        <w:rFonts w:ascii="Cambria Math" w:hAnsi="Cambria Math"/>
                      </w:rPr>
                      <m:t>2</m:t>
                    </w:ins>
                  </m:r>
                </m:sub>
                <m:sup/>
                <m:e>
                  <m:r>
                    <w:ins w:id="844" w:author="Juan Pablo Bernal Tamayo" w:date="2026-03-11T14:02:00Z" w16du:dateUtc="2026-03-11T11:02:00Z">
                      <w:rPr>
                        <w:rFonts w:ascii="Cambria Math" w:hAnsi="Cambria Math"/>
                      </w:rPr>
                      <m:t>F</m:t>
                    </w:ins>
                  </m:r>
                </m:e>
              </m:sPre>
              <m:ctrlPr>
                <w:ins w:id="845" w:author="Juan Pablo Bernal Tamayo" w:date="2026-03-11T14:02:00Z" w16du:dateUtc="2026-03-11T11:02:00Z">
                  <w:rPr>
                    <w:rFonts w:ascii="Cambria Math" w:hAnsi="Cambria Math"/>
                    <w:i/>
                  </w:rPr>
                </w:ins>
              </m:ctrlPr>
            </m:e>
            <m:sub>
              <m:r>
                <w:ins w:id="846" w:author="Juan Pablo Bernal Tamayo" w:date="2026-03-11T14:02:00Z" w16du:dateUtc="2026-03-11T11:02:00Z">
                  <w:rPr>
                    <w:rFonts w:ascii="Cambria Math" w:eastAsiaTheme="minorEastAsia" w:hAnsi="Cambria Math"/>
                  </w:rPr>
                  <m:t>1</m:t>
                </w:ins>
              </m:r>
            </m:sub>
          </m:sSub>
          <m:sSub>
            <m:sSubPr>
              <m:ctrlPr>
                <w:del w:id="847" w:author="Juan Pablo Bernal Tamayo" w:date="2026-03-11T14:02:00Z" w16du:dateUtc="2026-03-11T11:02:00Z">
                  <w:rPr>
                    <w:rFonts w:ascii="Cambria Math" w:hAnsi="Cambria Math"/>
                  </w:rPr>
                </w:del>
              </m:ctrlPr>
            </m:sSubPr>
            <m:e>
              <m:r>
                <w:del w:id="848" w:author="Juan Pablo Bernal Tamayo" w:date="2026-03-11T14:02:00Z" w16du:dateUtc="2026-03-11T11:02:00Z">
                  <w:rPr>
                    <w:rFonts w:ascii="Cambria Math" w:hAnsi="Cambria Math"/>
                  </w:rPr>
                  <m:t>​</m:t>
                </w:del>
              </m:r>
            </m:e>
            <m:sub>
              <m:r>
                <w:del w:id="849" w:author="Juan Pablo Bernal Tamayo" w:date="2026-03-11T14:02:00Z" w16du:dateUtc="2026-03-11T11:02:00Z">
                  <w:rPr>
                    <w:rFonts w:ascii="Cambria Math" w:hAnsi="Cambria Math"/>
                  </w:rPr>
                  <m:t>2</m:t>
                </w:del>
              </m:r>
            </m:sub>
          </m:sSub>
          <m:sSub>
            <m:sSubPr>
              <m:ctrlPr>
                <w:del w:id="850" w:author="Juan Pablo Bernal Tamayo" w:date="2026-03-11T14:02:00Z" w16du:dateUtc="2026-03-11T11:02:00Z">
                  <w:rPr>
                    <w:rFonts w:ascii="Cambria Math" w:hAnsi="Cambria Math"/>
                  </w:rPr>
                </w:del>
              </m:ctrlPr>
            </m:sSubPr>
            <m:e>
              <m:r>
                <w:del w:id="851" w:author="Juan Pablo Bernal Tamayo" w:date="2026-03-11T14:02:00Z" w16du:dateUtc="2026-03-11T11:02:00Z">
                  <w:rPr>
                    <w:rFonts w:ascii="Cambria Math" w:hAnsi="Cambria Math"/>
                  </w:rPr>
                  <m:t>F</m:t>
                </w:del>
              </m:r>
            </m:e>
            <m:sub>
              <m:r>
                <w:del w:id="852" w:author="Juan Pablo Bernal Tamayo" w:date="2026-03-11T14:02:00Z" w16du:dateUtc="2026-03-11T11:02:00Z">
                  <w:rPr>
                    <w:rFonts w:ascii="Cambria Math" w:hAnsi="Cambria Math"/>
                  </w:rPr>
                  <m:t>1</m:t>
                </w:del>
              </m:r>
            </m:sub>
          </m:sSub>
          <m:r>
            <w:del w:id="853" w:author="Juan Pablo Bernal Tamayo" w:date="2026-03-11T14:02:00Z" w16du:dateUtc="2026-03-11T11:02:00Z">
              <w:rPr>
                <w:rFonts w:ascii="Cambria Math" w:hAnsi="Cambria Math"/>
              </w:rPr>
              <m:t>​</m:t>
            </w:del>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2n</m:t>
                  </m:r>
                  <m:r>
                    <m:rPr>
                      <m:sty m:val="p"/>
                    </m:rPr>
                    <w:rPr>
                      <w:rFonts w:ascii="Cambria Math" w:hAnsi="Cambria Math"/>
                    </w:rPr>
                    <m:t>-</m:t>
                  </m:r>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σ</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m:oMathPara>
    </w:p>
    <w:p w14:paraId="6C13A8A8" w14:textId="21E60C17" w:rsidR="00DA1B97" w:rsidRDefault="00674E62">
      <w:pPr>
        <w:pStyle w:val="FirstParagraph"/>
      </w:pPr>
      <w:r>
        <w:t xml:space="preserve">where the constant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 k</m:t>
            </m:r>
          </m:num>
          <m:den>
            <m:r>
              <w:rPr>
                <w:rFonts w:ascii="Cambria Math" w:hAnsi="Cambria Math"/>
              </w:rPr>
              <m:t>n</m:t>
            </m:r>
            <m:r>
              <m:rPr>
                <m:sty m:val="p"/>
              </m:rPr>
              <w:rPr>
                <w:rFonts w:ascii="Cambria Math" w:hAnsi="Cambria Math"/>
              </w:rPr>
              <m:t>-</m:t>
            </m:r>
            <m:r>
              <w:rPr>
                <w:rFonts w:ascii="Cambria Math" w:hAnsi="Cambria Math"/>
              </w:rPr>
              <m:t>1</m:t>
            </m:r>
          </m:den>
        </m:f>
        <m:r>
          <w:rPr>
            <w:rFonts w:ascii="Cambria Math" w:hAnsi="Cambria Math"/>
          </w:rPr>
          <m:t> </m:t>
        </m:r>
        <m:sSub>
          <m:sSubPr>
            <m:ctrlPr>
              <w:ins w:id="854" w:author="Juan Pablo Bernal Tamayo" w:date="2026-03-11T14:02:00Z" w16du:dateUtc="2026-03-11T11:02:00Z">
                <w:rPr>
                  <w:rFonts w:ascii="Cambria Math" w:eastAsiaTheme="minorEastAsia" w:hAnsi="Cambria Math"/>
                  <w:i/>
                </w:rPr>
              </w:ins>
            </m:ctrlPr>
          </m:sSubPr>
          <m:e>
            <m:sPre>
              <m:sPrePr>
                <m:ctrlPr>
                  <w:ins w:id="855" w:author="Juan Pablo Bernal Tamayo" w:date="2026-03-11T14:02:00Z" w16du:dateUtc="2026-03-11T11:02:00Z">
                    <w:rPr>
                      <w:rFonts w:ascii="Cambria Math" w:hAnsi="Cambria Math"/>
                      <w:i/>
                    </w:rPr>
                  </w:ins>
                </m:ctrlPr>
              </m:sPrePr>
              <m:sub>
                <m:r>
                  <w:ins w:id="856" w:author="Juan Pablo Bernal Tamayo" w:date="2026-03-11T14:02:00Z" w16du:dateUtc="2026-03-11T11:02:00Z">
                    <w:rPr>
                      <w:rFonts w:ascii="Cambria Math" w:hAnsi="Cambria Math"/>
                    </w:rPr>
                    <m:t>2</m:t>
                  </w:ins>
                </m:r>
              </m:sub>
              <m:sup/>
              <m:e>
                <m:r>
                  <w:ins w:id="857" w:author="Juan Pablo Bernal Tamayo" w:date="2026-03-11T14:02:00Z" w16du:dateUtc="2026-03-11T11:02:00Z">
                    <w:rPr>
                      <w:rFonts w:ascii="Cambria Math" w:hAnsi="Cambria Math"/>
                    </w:rPr>
                    <m:t>F</m:t>
                  </w:ins>
                </m:r>
              </m:e>
            </m:sPre>
            <m:ctrlPr>
              <w:ins w:id="858" w:author="Juan Pablo Bernal Tamayo" w:date="2026-03-11T14:02:00Z" w16du:dateUtc="2026-03-11T11:02:00Z">
                <w:rPr>
                  <w:rFonts w:ascii="Cambria Math" w:hAnsi="Cambria Math"/>
                  <w:i/>
                </w:rPr>
              </w:ins>
            </m:ctrlPr>
          </m:e>
          <m:sub>
            <m:r>
              <w:ins w:id="859" w:author="Juan Pablo Bernal Tamayo" w:date="2026-03-11T14:02:00Z" w16du:dateUtc="2026-03-11T11:02:00Z">
                <w:rPr>
                  <w:rFonts w:ascii="Cambria Math" w:eastAsiaTheme="minorEastAsia" w:hAnsi="Cambria Math"/>
                </w:rPr>
                <m:t>1</m:t>
              </w:ins>
            </m:r>
          </m:sub>
        </m:sSub>
        <m:sSub>
          <m:sSubPr>
            <m:ctrlPr>
              <w:del w:id="860" w:author="Juan Pablo Bernal Tamayo" w:date="2026-03-11T14:02:00Z" w16du:dateUtc="2026-03-11T11:02:00Z">
                <w:rPr>
                  <w:rFonts w:ascii="Cambria Math" w:hAnsi="Cambria Math"/>
                </w:rPr>
              </w:del>
            </m:ctrlPr>
          </m:sSubPr>
          <m:e>
            <m:r>
              <w:del w:id="861" w:author="Juan Pablo Bernal Tamayo" w:date="2026-03-11T14:02:00Z" w16du:dateUtc="2026-03-11T11:02:00Z">
                <w:rPr>
                  <w:rFonts w:ascii="Cambria Math" w:hAnsi="Cambria Math"/>
                </w:rPr>
                <m:t>​</m:t>
              </w:del>
            </m:r>
          </m:e>
          <m:sub>
            <m:r>
              <w:del w:id="862" w:author="Juan Pablo Bernal Tamayo" w:date="2026-03-11T14:02:00Z" w16du:dateUtc="2026-03-11T11:02:00Z">
                <w:rPr>
                  <w:rFonts w:ascii="Cambria Math" w:hAnsi="Cambria Math"/>
                </w:rPr>
                <m:t>2</m:t>
              </w:del>
            </m:r>
          </m:sub>
        </m:sSub>
        <m:sSub>
          <m:sSubPr>
            <m:ctrlPr>
              <w:del w:id="863" w:author="Juan Pablo Bernal Tamayo" w:date="2026-03-11T14:02:00Z" w16du:dateUtc="2026-03-11T11:02:00Z">
                <w:rPr>
                  <w:rFonts w:ascii="Cambria Math" w:hAnsi="Cambria Math"/>
                </w:rPr>
              </w:del>
            </m:ctrlPr>
          </m:sSubPr>
          <m:e>
            <m:r>
              <w:del w:id="864" w:author="Juan Pablo Bernal Tamayo" w:date="2026-03-11T14:02:00Z" w16du:dateUtc="2026-03-11T11:02:00Z">
                <w:rPr>
                  <w:rFonts w:ascii="Cambria Math" w:hAnsi="Cambria Math"/>
                </w:rPr>
                <m:t>F</m:t>
              </w:del>
            </m:r>
          </m:e>
          <m:sub>
            <m:r>
              <w:del w:id="865" w:author="Juan Pablo Bernal Tamayo" w:date="2026-03-11T14:02:00Z" w16du:dateUtc="2026-03-11T11:02:00Z">
                <w:rPr>
                  <w:rFonts w:ascii="Cambria Math" w:hAnsi="Cambria Math"/>
                </w:rPr>
                <m:t>1</m:t>
              </w:del>
            </m:r>
          </m:sub>
        </m:sSub>
        <m:r>
          <w:del w:id="866" w:author="Juan Pablo Bernal Tamayo" w:date="2026-03-11T14:02:00Z" w16du:dateUtc="2026-03-11T11:02:00Z">
            <w:rPr>
              <w:rFonts w:ascii="Cambria Math" w:hAnsi="Cambria Math"/>
            </w:rPr>
            <m:t>​</m:t>
          </w:del>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2n</m:t>
                </m:r>
                <m:r>
                  <m:rPr>
                    <m:sty m:val="p"/>
                  </m:rPr>
                  <w:rPr>
                    <w:rFonts w:ascii="Cambria Math" w:hAnsi="Cambria Math"/>
                  </w:rPr>
                  <m:t>-</m:t>
                </m:r>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1</m:t>
            </m:r>
          </m:e>
        </m:d>
      </m:oMath>
      <w:r>
        <w:t xml:space="preserve"> ensures the integral vanishes at </w:t>
      </w:r>
      <m:oMath>
        <m:r>
          <w:rPr>
            <w:rFonts w:ascii="Cambria Math" w:hAnsi="Cambria Math"/>
          </w:rPr>
          <m:t>σ</m:t>
        </m:r>
        <m:r>
          <m:rPr>
            <m:sty m:val="p"/>
          </m:rPr>
          <w:rPr>
            <w:rFonts w:ascii="Cambria Math" w:hAnsi="Cambria Math"/>
          </w:rPr>
          <m:t>=</m:t>
        </m:r>
        <m:r>
          <w:rPr>
            <w:rFonts w:ascii="Cambria Math" w:hAnsi="Cambria Math"/>
          </w:rPr>
          <m:t>0</m:t>
        </m:r>
      </m:oMath>
      <w:r>
        <w:t>.</w:t>
      </w:r>
    </w:p>
    <w:p w14:paraId="493A35C2" w14:textId="77777777" w:rsidR="00DA1B97" w:rsidRDefault="00674E62">
      <w:pPr>
        <w:pStyle w:val="BodyText"/>
      </w:pPr>
      <w:r>
        <w:rPr>
          <w:b/>
          <w:bCs/>
        </w:rPr>
        <w:t>Bias energy</w:t>
      </w:r>
      <w:r>
        <w:t xml:space="preserve"> (external regulation):</w:t>
      </w:r>
    </w:p>
    <w:p w14:paraId="592D2FB6" w14:textId="214E3F0A" w:rsidR="00DA1B97"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m:rPr>
                  <m:nor/>
                </m:rPr>
                <m:t>bias</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I</m:t>
              </m:r>
            </m:e>
            <m:sup>
              <m:r>
                <w:rPr>
                  <w:rFonts w:ascii="Cambria Math" w:hAnsi="Cambria Math"/>
                </w:rPr>
                <m:t>T</m:t>
              </m:r>
            </m:sup>
          </m:sSup>
          <m:r>
            <m:rPr>
              <m:sty m:val="b"/>
            </m:rPr>
            <w:rPr>
              <w:rFonts w:ascii="Cambria Math" w:hAnsi="Cambria Math"/>
            </w:rPr>
            <m:t>σ</m:t>
          </m:r>
          <m:r>
            <m:rPr>
              <m:sty m:val="p"/>
            </m:rPr>
            <w:rPr>
              <w:rFonts w:ascii="Cambria Math" w:hAnsi="Cambria Math"/>
            </w:rPr>
            <m:t>=</m:t>
          </m:r>
          <m:r>
            <w:ins w:id="867" w:author="Juan Pablo Bernal Tamayo" w:date="2026-03-11T14:18:00Z" w16du:dateUtc="2026-03-11T11:18:00Z">
              <m:rPr>
                <m:sty m:val="p"/>
              </m:rPr>
              <w:rPr>
                <w:rFonts w:ascii="Cambria Math" w:hAnsi="Cambria Math"/>
              </w:rPr>
              <m:t>-</m:t>
            </w:ins>
          </m:r>
          <m:nary>
            <m:naryPr>
              <m:chr m:val="∑"/>
              <m:supHide m:val="1"/>
              <m:ctrlPr>
                <w:ins w:id="868" w:author="Juan Pablo Bernal Tamayo" w:date="2026-03-11T14:18:00Z" w16du:dateUtc="2026-03-11T11:18:00Z">
                  <w:rPr>
                    <w:rFonts w:ascii="Cambria Math" w:hAnsi="Cambria Math"/>
                  </w:rPr>
                </w:ins>
              </m:ctrlPr>
            </m:naryPr>
            <m:sub>
              <m:r>
                <w:ins w:id="869" w:author="Juan Pablo Bernal Tamayo" w:date="2026-03-11T14:18:00Z" w16du:dateUtc="2026-03-11T11:18:00Z">
                  <w:rPr>
                    <w:rFonts w:ascii="Cambria Math" w:hAnsi="Cambria Math"/>
                  </w:rPr>
                  <m:t>i</m:t>
                </w:ins>
              </m:r>
            </m:sub>
            <m:sup/>
            <m:e>
              <m:sSub>
                <m:sSubPr>
                  <m:ctrlPr>
                    <w:ins w:id="870" w:author="Juan Pablo Bernal Tamayo" w:date="2026-03-11T14:18:00Z" w16du:dateUtc="2026-03-11T11:18:00Z">
                      <w:rPr>
                        <w:rFonts w:ascii="Cambria Math" w:hAnsi="Cambria Math"/>
                        <w:i/>
                      </w:rPr>
                    </w:ins>
                  </m:ctrlPr>
                </m:sSubPr>
                <m:e>
                  <m:r>
                    <w:ins w:id="871" w:author="Juan Pablo Bernal Tamayo" w:date="2026-03-11T14:18:00Z" w16du:dateUtc="2026-03-11T11:18:00Z">
                      <w:rPr>
                        <w:rFonts w:ascii="Cambria Math" w:hAnsi="Cambria Math"/>
                      </w:rPr>
                      <m:t>I</m:t>
                    </w:ins>
                  </m:r>
                </m:e>
                <m:sub>
                  <m:r>
                    <w:ins w:id="872" w:author="Juan Pablo Bernal Tamayo" w:date="2026-03-11T14:18:00Z" w16du:dateUtc="2026-03-11T11:18:00Z">
                      <w:rPr>
                        <w:rFonts w:ascii="Cambria Math" w:hAnsi="Cambria Math"/>
                      </w:rPr>
                      <m:t>i</m:t>
                    </w:ins>
                  </m:r>
                </m:sub>
              </m:sSub>
            </m:e>
          </m:nary>
          <m:r>
            <w:del w:id="873" w:author="Juan Pablo Bernal Tamayo" w:date="2026-03-11T14:18:00Z" w16du:dateUtc="2026-03-11T11:18:00Z">
              <m:rPr>
                <m:sty m:val="p"/>
              </m:rPr>
              <w:rPr>
                <w:rFonts w:ascii="Cambria Math" w:hAnsi="Cambria Math"/>
              </w:rPr>
              <m:t>-</m:t>
            </w:del>
          </m:r>
          <m:nary>
            <m:naryPr>
              <m:chr m:val="∑"/>
              <m:limLoc m:val="undOvr"/>
              <m:supHide m:val="1"/>
              <m:ctrlPr>
                <w:del w:id="874" w:author="Juan Pablo Bernal Tamayo" w:date="2026-03-11T14:18:00Z" w16du:dateUtc="2026-03-11T11:18:00Z">
                  <w:rPr>
                    <w:rFonts w:ascii="Cambria Math" w:hAnsi="Cambria Math"/>
                  </w:rPr>
                </w:del>
              </m:ctrlPr>
            </m:naryPr>
            <m:sub>
              <m:r>
                <w:del w:id="875" w:author="Juan Pablo Bernal Tamayo" w:date="2026-03-11T14:18:00Z" w16du:dateUtc="2026-03-11T11:18:00Z">
                  <w:rPr>
                    <w:rFonts w:ascii="Cambria Math" w:hAnsi="Cambria Math"/>
                  </w:rPr>
                  <m:t>i</m:t>
                </w:del>
              </m:r>
            </m:sub>
            <m:sup>
              <m:r>
                <w:del w:id="876" w:author="Juan Pablo Bernal Tamayo" w:date="2026-03-11T14:18:00Z" w16du:dateUtc="2026-03-11T11:18:00Z">
                  <w:rPr>
                    <w:rFonts w:ascii="Cambria Math" w:hAnsi="Cambria Math"/>
                  </w:rPr>
                  <m:t>​</m:t>
                </w:del>
              </m:r>
            </m:sup>
            <m:e>
              <m:sSub>
                <m:sSubPr>
                  <m:ctrlPr>
                    <w:del w:id="877" w:author="Juan Pablo Bernal Tamayo" w:date="2026-03-11T14:18:00Z" w16du:dateUtc="2026-03-11T11:18:00Z">
                      <w:rPr>
                        <w:rFonts w:ascii="Cambria Math" w:hAnsi="Cambria Math"/>
                      </w:rPr>
                    </w:del>
                  </m:ctrlPr>
                </m:sSubPr>
                <m:e>
                  <m:r>
                    <w:del w:id="878" w:author="Juan Pablo Bernal Tamayo" w:date="2026-03-11T14:18:00Z" w16du:dateUtc="2026-03-11T11:18:00Z">
                      <w:rPr>
                        <w:rFonts w:ascii="Cambria Math" w:hAnsi="Cambria Math"/>
                      </w:rPr>
                      <m:t>I</m:t>
                    </w:del>
                  </m:r>
                </m:e>
                <m:sub>
                  <m:r>
                    <w:del w:id="879" w:author="Juan Pablo Bernal Tamayo" w:date="2026-03-11T14:18:00Z" w16du:dateUtc="2026-03-11T11:18:00Z">
                      <w:rPr>
                        <w:rFonts w:ascii="Cambria Math" w:hAnsi="Cambria Math"/>
                      </w:rPr>
                      <m:t>i</m:t>
                    </w:del>
                  </m:r>
                </m:sub>
              </m:sSub>
            </m:e>
          </m:nary>
          <m:r>
            <w:del w:id="880" w:author="Juan Pablo Bernal Tamayo" w:date="2026-03-11T14:18:00Z" w16du:dateUtc="2026-03-11T11:18:00Z">
              <w:rPr>
                <w:rFonts w:ascii="Cambria Math" w:hAnsi="Cambria Math"/>
              </w:rPr>
              <m:t> </m:t>
            </w:del>
          </m:r>
          <m:sSub>
            <m:sSubPr>
              <m:ctrlPr>
                <w:rPr>
                  <w:rFonts w:ascii="Cambria Math" w:hAnsi="Cambria Math"/>
                </w:rPr>
              </m:ctrlPr>
            </m:sSubPr>
            <m:e>
              <m:r>
                <w:rPr>
                  <w:rFonts w:ascii="Cambria Math" w:hAnsi="Cambria Math"/>
                </w:rPr>
                <m:t>σ</m:t>
              </m:r>
            </m:e>
            <m:sub>
              <m:r>
                <w:rPr>
                  <w:rFonts w:ascii="Cambria Math" w:hAnsi="Cambria Math"/>
                </w:rPr>
                <m:t>i</m:t>
              </m:r>
            </m:sub>
          </m:sSub>
        </m:oMath>
      </m:oMathPara>
    </w:p>
    <w:p w14:paraId="358C49F6" w14:textId="77777777" w:rsidR="00DA1B97" w:rsidRDefault="00674E62">
      <w:pPr>
        <w:pStyle w:val="FirstParagraph"/>
      </w:pPr>
      <w:r>
        <w:t>A large (negative) bias energy reflects strong external activation driving expression.</w:t>
      </w:r>
    </w:p>
    <w:p w14:paraId="61FE2AF9" w14:textId="77777777" w:rsidR="00DA1B97" w:rsidRDefault="00674E62">
      <w:pPr>
        <w:pStyle w:val="Heading3"/>
      </w:pPr>
      <w:bookmarkStart w:id="881" w:name="gene-wise-decomposition"/>
      <w:bookmarkEnd w:id="797"/>
      <w:r>
        <w:t>4.3 Gene-wise Decomposition</w:t>
      </w:r>
    </w:p>
    <w:p w14:paraId="6EC36CAB" w14:textId="5BC4BC72" w:rsidR="00DA1B97" w:rsidRDefault="00674E62">
      <w:pPr>
        <w:pStyle w:val="FirstParagraph"/>
        <w:rPr>
          <w:ins w:id="882" w:author="Juan Pablo Bernal Tamayo" w:date="2026-07-01T15:12:00Z" w16du:dateUtc="2026-07-01T12:12:00Z"/>
        </w:rPr>
      </w:pPr>
      <w:r>
        <w:t xml:space="preserve">Each energy component </w:t>
      </w:r>
      <w:commentRangeStart w:id="883"/>
      <w:r>
        <w:t>can be decomposed gene-wise</w:t>
      </w:r>
      <w:commentRangeEnd w:id="883"/>
      <w:r w:rsidR="00C90F96">
        <w:rPr>
          <w:rStyle w:val="CommentReference"/>
          <w:sz w:val="24"/>
          <w:szCs w:val="24"/>
        </w:rPr>
        <w:commentReference w:id="883"/>
      </w:r>
      <w:r>
        <w:t xml:space="preserve">, yielding per-cell, per-gene energy contributions. This enables </w:t>
      </w:r>
      <w:r w:rsidR="00990D29">
        <w:t xml:space="preserve">the </w:t>
      </w:r>
      <w:r>
        <w:t>identification of genes that make the largest contributions to a cell-type’s energy landscape, facilitating targeted experimental follow-up.</w:t>
      </w:r>
    </w:p>
    <w:p w14:paraId="36D07834" w14:textId="77777777" w:rsidR="0027419F" w:rsidRDefault="0027419F" w:rsidP="0027419F">
      <w:pPr>
        <w:pStyle w:val="Heading3"/>
        <w:rPr>
          <w:ins w:id="884" w:author="Juan Pablo Bernal Tamayo" w:date="2026-07-01T15:12:00Z" w16du:dateUtc="2026-07-01T12:12:00Z"/>
        </w:rPr>
      </w:pPr>
      <w:bookmarkStart w:id="885" w:name="attractors-and-stable-states"/>
      <w:ins w:id="886" w:author="Juan Pablo Bernal Tamayo" w:date="2026-07-01T15:12:00Z" w16du:dateUtc="2026-07-01T12:12:00Z">
        <w:r>
          <w:t>4.4 Attractors and Stable States</w:t>
        </w:r>
      </w:ins>
    </w:p>
    <w:p w14:paraId="76A0372F" w14:textId="77777777" w:rsidR="0027419F" w:rsidRDefault="0027419F" w:rsidP="0027419F">
      <w:pPr>
        <w:pStyle w:val="FirstParagraph"/>
        <w:rPr>
          <w:ins w:id="887" w:author="Juan Pablo Bernal Tamayo" w:date="2026-07-01T15:12:00Z" w16du:dateUtc="2026-07-01T12:12:00Z"/>
        </w:rPr>
      </w:pPr>
      <w:ins w:id="888" w:author="Juan Pablo Bernal Tamayo" w:date="2026-07-01T15:12:00Z" w16du:dateUtc="2026-07-01T12:12:00Z">
        <w:r>
          <w:t xml:space="preserve">In the scHopfield framework, </w:t>
        </w:r>
        <w:r>
          <w:rPr>
            <w:b/>
            <w:bCs/>
          </w:rPr>
          <w:t>attractors</w:t>
        </w:r>
        <w:r>
          <w:t xml:space="preserve"> represent terminal or metastable cell fates (e.g., fully differentiated states or self-renewing progenitor pools). A </w:t>
        </w:r>
        <w:r>
          <w:rPr>
            <w:b/>
            <w:bCs/>
          </w:rPr>
          <w:t>basin of attraction</w:t>
        </w:r>
        <w:r>
          <w:t xml:space="preserve"> is the set of all initial cell states whose trajectories eventually converge to the same attractor. The overall topology of these attractors and basins constitutes the </w:t>
        </w:r>
        <w:r>
          <w:rPr>
            <w:b/>
            <w:bCs/>
          </w:rPr>
          <w:t>attractor landscape</w:t>
        </w:r>
        <w:r>
          <w:t>, analogous to Waddington’s epigenetic landscape.</w:t>
        </w:r>
      </w:ins>
    </w:p>
    <w:p w14:paraId="05FFC966" w14:textId="16F07E53" w:rsidR="0027419F" w:rsidRPr="0027419F" w:rsidRDefault="0027419F" w:rsidP="0027419F">
      <w:pPr>
        <w:pStyle w:val="BodyText"/>
        <w:pPrChange w:id="889" w:author="Juan Pablo Bernal Tamayo" w:date="2026-07-01T15:12:00Z" w16du:dateUtc="2026-07-01T12:12:00Z">
          <w:pPr>
            <w:pStyle w:val="FirstParagraph"/>
          </w:pPr>
        </w:pPrChange>
      </w:pPr>
      <w:ins w:id="890" w:author="Juan Pablo Bernal Tamayo" w:date="2026-07-01T15:12:00Z" w16du:dateUtc="2026-07-01T12:12:00Z">
        <w:r>
          <w:t>In practice, local stable states are identified by finding regions in the projected 2D expression manifold where the cell-state velocity approaches zero and the computed Hopfield energy is minimized. These empirical minima represent the dominant modes of the local regulatory network.</w:t>
        </w:r>
      </w:ins>
      <w:bookmarkEnd w:id="885"/>
    </w:p>
    <w:p w14:paraId="5A2CD0A2" w14:textId="77777777" w:rsidR="00DA1B97" w:rsidRDefault="00231E4A">
      <w:r>
        <w:pict w14:anchorId="2DEA26C0">
          <v:rect id="Horizontal Line 4" o:spid="_x0000_s1034"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4CC214" w14:textId="73F0AAD4" w:rsidR="00DA1B97" w:rsidRDefault="00674E62">
      <w:pPr>
        <w:pStyle w:val="Heading2"/>
      </w:pPr>
      <w:bookmarkStart w:id="891" w:name="energy-landscape-visualisation"/>
      <w:bookmarkEnd w:id="750"/>
      <w:bookmarkEnd w:id="881"/>
      <w:r>
        <w:lastRenderedPageBreak/>
        <w:t xml:space="preserve">5. Energy Landscape </w:t>
      </w:r>
      <w:del w:id="892" w:author="Juan Pablo Bernal Tamayo" w:date="2026-03-11T14:21:00Z" w16du:dateUtc="2026-03-11T11:21:00Z">
        <w:r w:rsidDel="00263186">
          <w:delText>Visualisation</w:delText>
        </w:r>
      </w:del>
      <w:ins w:id="893" w:author="Juan Pablo Bernal Tamayo" w:date="2026-03-11T14:21:00Z" w16du:dateUtc="2026-03-11T11:21:00Z">
        <w:r w:rsidR="00263186">
          <w:t>Visualization</w:t>
        </w:r>
      </w:ins>
    </w:p>
    <w:p w14:paraId="0FBE29F9" w14:textId="77777777" w:rsidR="00DA1B97" w:rsidRDefault="00674E62">
      <w:pPr>
        <w:pStyle w:val="Heading3"/>
      </w:pPr>
      <w:bookmarkStart w:id="894" w:name="embedding-based-landscape-reconstruction"/>
      <w:r>
        <w:t>5.1 Embedding-Based Landscape Reconstruction</w:t>
      </w:r>
    </w:p>
    <w:p w14:paraId="0D5CEB7C" w14:textId="46CD7286" w:rsidR="00DA1B97" w:rsidRDefault="00674E62">
      <w:pPr>
        <w:pStyle w:val="FirstParagraph"/>
      </w:pPr>
      <w:r>
        <w:t xml:space="preserve">Direct </w:t>
      </w:r>
      <w:del w:id="895" w:author="Juan Pablo Bernal Tamayo" w:date="2026-03-11T14:21:00Z" w16du:dateUtc="2026-03-11T11:21:00Z">
        <w:r w:rsidDel="00263186">
          <w:delText>visualisation</w:delText>
        </w:r>
      </w:del>
      <w:ins w:id="896" w:author="Juan Pablo Bernal Tamayo" w:date="2026-03-11T14:21:00Z" w16du:dateUtc="2026-03-11T11:21:00Z">
        <w:r w:rsidR="00263186">
          <w:t>visualization</w:t>
        </w:r>
      </w:ins>
      <w:r>
        <w:t xml:space="preserve"> of the </w:t>
      </w:r>
      <m:oMath>
        <m:r>
          <w:rPr>
            <w:rFonts w:ascii="Cambria Math" w:hAnsi="Cambria Math"/>
          </w:rPr>
          <m:t>N</m:t>
        </m:r>
      </m:oMath>
      <w:r>
        <w:t>-dimensional energy function is infeasible. scHopfield projects it onto a two-dimensional embedding space using the following procedure:</w:t>
      </w:r>
    </w:p>
    <w:p w14:paraId="40C2A619" w14:textId="77777777" w:rsidR="00DA1B97" w:rsidRDefault="00674E62">
      <w:pPr>
        <w:numPr>
          <w:ilvl w:val="0"/>
          <w:numId w:val="3"/>
        </w:numPr>
      </w:pPr>
      <w:r>
        <w:rPr>
          <w:b/>
          <w:bCs/>
        </w:rPr>
        <w:t>UMAP embedding.</w:t>
      </w:r>
      <w:r>
        <w:t xml:space="preserve"> A UMAP model </w:t>
      </w:r>
      <m:oMath>
        <m:r>
          <w:rPr>
            <w:rFonts w:ascii="Cambria Math" w:hAnsi="Cambria Math"/>
          </w:rPr>
          <m:t>T</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is fitted to the gene expression profiles of all cells using 30 nearest neighbours and a minimum distance of 0.1, retaining the inverse transform capability.</w:t>
      </w:r>
    </w:p>
    <w:p w14:paraId="066AF3D0" w14:textId="77777777" w:rsidR="00DA1B97" w:rsidRDefault="00674E62">
      <w:pPr>
        <w:numPr>
          <w:ilvl w:val="0"/>
          <w:numId w:val="3"/>
        </w:numPr>
      </w:pPr>
      <w:r>
        <w:rPr>
          <w:b/>
          <w:bCs/>
        </w:rPr>
        <w:t>Grid construction.</w:t>
      </w:r>
      <w:r>
        <w:t xml:space="preserve"> A regular </w:t>
      </w:r>
      <m:oMath>
        <m:r>
          <w:rPr>
            <w:rFonts w:ascii="Cambria Math" w:hAnsi="Cambria Math"/>
          </w:rPr>
          <m:t>50</m:t>
        </m:r>
        <m:r>
          <m:rPr>
            <m:sty m:val="p"/>
          </m:rPr>
          <w:rPr>
            <w:rFonts w:ascii="Cambria Math" w:hAnsi="Cambria Math"/>
          </w:rPr>
          <m:t>×</m:t>
        </m:r>
        <m:r>
          <w:rPr>
            <w:rFonts w:ascii="Cambria Math" w:hAnsi="Cambria Math"/>
          </w:rPr>
          <m:t>50</m:t>
        </m:r>
      </m:oMath>
      <w:r>
        <w:t xml:space="preserve"> grid of points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2500</m:t>
            </m:r>
          </m:sup>
        </m:sSubSup>
      </m:oMath>
      <w:r>
        <w:t xml:space="preserve"> is created in the two-dimensional embedding space, spanning the bounding box of all projected cells.</w:t>
      </w:r>
    </w:p>
    <w:p w14:paraId="50182729" w14:textId="00708208" w:rsidR="00DA1B97" w:rsidRDefault="00674E62">
      <w:pPr>
        <w:numPr>
          <w:ilvl w:val="0"/>
          <w:numId w:val="3"/>
        </w:numPr>
      </w:pPr>
      <w:r>
        <w:rPr>
          <w:b/>
          <w:bCs/>
        </w:rPr>
        <w:t>Inverse projection.</w:t>
      </w:r>
      <w:r>
        <w:t xml:space="preserve"> Each grid point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mapped back to gene expression space </w:t>
      </w:r>
      <w:ins w:id="897" w:author="Juan Pablo Bernal Tamayo" w:date="2026-03-11T14:21:00Z" w16du:dateUtc="2026-03-11T11:21:00Z">
        <w:r w:rsidR="00263186">
          <w:t>u</w:t>
        </w:r>
        <w:r w:rsidR="00263186" w:rsidRPr="00263186">
          <w:t>sing UMAP approximate inverse transform, yielding</w:t>
        </w:r>
      </w:ins>
      <w:commentRangeStart w:id="898"/>
      <w:del w:id="899" w:author="Juan Pablo Bernal Tamayo" w:date="2026-03-11T14:21:00Z" w16du:dateUtc="2026-03-11T11:21:00Z">
        <w:r w:rsidDel="00263186">
          <w:delText>via the UMAP inverse transform</w:delText>
        </w:r>
        <w:commentRangeEnd w:id="898"/>
        <w:r w:rsidR="00C90F96" w:rsidDel="00263186">
          <w:rPr>
            <w:rStyle w:val="CommentReference"/>
            <w:sz w:val="24"/>
            <w:szCs w:val="24"/>
          </w:rPr>
          <w:commentReference w:id="898"/>
        </w:r>
      </w:del>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r>
          <w:ins w:id="900" w:author="Juan Pablo Bernal Tamayo" w:date="2026-03-11T14:24:00Z" w16du:dateUtc="2026-03-11T11:24:00Z">
            <m:rPr>
              <m:sty m:val="p"/>
            </m:rPr>
            <w:rPr>
              <w:rFonts w:ascii="Cambria Math" w:hAnsi="Cambria Math"/>
            </w:rPr>
            <m:t>=</m:t>
          </w:ins>
        </m:r>
        <m:acc>
          <m:accPr>
            <m:ctrlPr>
              <w:ins w:id="901" w:author="Juan Pablo Bernal Tamayo" w:date="2026-03-11T14:24:00Z" w16du:dateUtc="2026-03-11T11:24:00Z">
                <w:rPr>
                  <w:rFonts w:ascii="Cambria Math" w:hAnsi="Cambria Math"/>
                </w:rPr>
              </w:ins>
            </m:ctrlPr>
          </m:accPr>
          <m:e>
            <m:sSup>
              <m:sSupPr>
                <m:ctrlPr>
                  <w:ins w:id="902" w:author="Juan Pablo Bernal Tamayo" w:date="2026-03-11T14:24:00Z" w16du:dateUtc="2026-03-11T11:24:00Z">
                    <w:rPr>
                      <w:rFonts w:ascii="Cambria Math" w:hAnsi="Cambria Math"/>
                      <w:i/>
                    </w:rPr>
                  </w:ins>
                </m:ctrlPr>
              </m:sSupPr>
              <m:e>
                <m:r>
                  <w:ins w:id="903" w:author="Juan Pablo Bernal Tamayo" w:date="2026-03-11T14:24:00Z" w16du:dateUtc="2026-03-11T11:24:00Z">
                    <w:rPr>
                      <w:rFonts w:ascii="Cambria Math" w:hAnsi="Cambria Math"/>
                    </w:rPr>
                    <m:t>T</m:t>
                  </w:ins>
                </m:r>
              </m:e>
              <m:sup>
                <m:r>
                  <w:ins w:id="904" w:author="Juan Pablo Bernal Tamayo" w:date="2026-03-11T14:24:00Z" w16du:dateUtc="2026-03-11T11:24:00Z">
                    <w:rPr>
                      <w:rFonts w:ascii="Cambria Math" w:hAnsi="Cambria Math"/>
                    </w:rPr>
                    <m:t>-1</m:t>
                  </w:ins>
                </m:r>
              </m:sup>
            </m:sSup>
          </m:e>
        </m:acc>
        <m:r>
          <w:del w:id="905" w:author="Juan Pablo Bernal Tamayo" w:date="2026-03-11T14:24:00Z" w16du:dateUtc="2026-03-11T11:24:00Z">
            <m:rPr>
              <m:sty m:val="p"/>
            </m:rPr>
            <w:rPr>
              <w:rFonts w:ascii="Cambria Math" w:hAnsi="Cambria Math"/>
            </w:rPr>
            <m:t>=</m:t>
          </w:del>
        </m:r>
        <w:commentRangeStart w:id="906"/>
        <w:commentRangeStart w:id="907"/>
        <m:sSup>
          <m:sSupPr>
            <m:ctrlPr>
              <w:del w:id="908" w:author="Juan Pablo Bernal Tamayo" w:date="2026-03-11T14:24:00Z" w16du:dateUtc="2026-03-11T11:24:00Z">
                <w:rPr>
                  <w:rFonts w:ascii="Cambria Math" w:hAnsi="Cambria Math"/>
                </w:rPr>
              </w:del>
            </m:ctrlPr>
          </m:sSupPr>
          <m:e>
            <m:r>
              <w:del w:id="909" w:author="Juan Pablo Bernal Tamayo" w:date="2026-03-11T14:24:00Z" w16du:dateUtc="2026-03-11T11:24:00Z">
                <w:rPr>
                  <w:rFonts w:ascii="Cambria Math" w:hAnsi="Cambria Math"/>
                </w:rPr>
                <m:t>T</m:t>
              </w:del>
            </m:r>
          </m:e>
          <m:sup>
            <m:r>
              <w:del w:id="910" w:author="Juan Pablo Bernal Tamayo" w:date="2026-03-11T14:24:00Z" w16du:dateUtc="2026-03-11T11:24:00Z">
                <m:rPr>
                  <m:sty m:val="p"/>
                </m:rPr>
                <w:rPr>
                  <w:rFonts w:ascii="Cambria Math" w:hAnsi="Cambria Math"/>
                </w:rPr>
                <m:t>-</m:t>
              </w:del>
            </m:r>
            <m:r>
              <w:del w:id="911" w:author="Juan Pablo Bernal Tamayo" w:date="2026-03-11T14:24:00Z" w16du:dateUtc="2026-03-11T11:24:00Z">
                <w:rPr>
                  <w:rFonts w:ascii="Cambria Math" w:hAnsi="Cambria Math"/>
                </w:rPr>
                <m:t>1</m:t>
              </w:del>
            </m:r>
          </m:sup>
        </m:s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w:commentRangeEnd w:id="906"/>
        <m:r>
          <m:rPr>
            <m:sty m:val="p"/>
          </m:rPr>
          <w:rPr>
            <w:rStyle w:val="CommentReference"/>
            <w:rFonts w:ascii="Cambria Math" w:hAnsi="Cambria Math"/>
            <w:sz w:val="24"/>
            <w:szCs w:val="24"/>
          </w:rPr>
          <w:commentReference w:id="906"/>
        </m:r>
        <w:commentRangeEnd w:id="907"/>
        <m:r>
          <m:rPr>
            <m:sty m:val="p"/>
          </m:rPr>
          <w:rPr>
            <w:rStyle w:val="CommentReference"/>
            <w:rFonts w:ascii="Cambria Math" w:hAnsi="Cambria Math"/>
            <w:sz w:val="24"/>
            <w:szCs w:val="24"/>
          </w:rPr>
          <w:commentReference w:id="907"/>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w:t>
      </w:r>
    </w:p>
    <w:p w14:paraId="49A33D5D" w14:textId="77777777" w:rsidR="00DA1B97" w:rsidRDefault="00674E62">
      <w:pPr>
        <w:numPr>
          <w:ilvl w:val="0"/>
          <w:numId w:val="3"/>
        </w:numPr>
      </w:pPr>
      <w:r>
        <w:rPr>
          <w:b/>
          <w:bCs/>
        </w:rPr>
        <w:t>Energy evaluation.</w:t>
      </w:r>
      <w:r>
        <w:t xml:space="preserve"> The Hopfield energy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t xml:space="preserve"> is computed at each inverse-projected point using the cluster-specific parameters </w:t>
      </w:r>
      <m:oMath>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I</m:t>
            </m:r>
          </m:e>
        </m:d>
      </m:oMath>
      <w:r>
        <w:t>.</w:t>
      </w:r>
    </w:p>
    <w:p w14:paraId="16760117" w14:textId="04974359" w:rsidR="00DA1B97" w:rsidRDefault="00674E62">
      <w:pPr>
        <w:numPr>
          <w:ilvl w:val="0"/>
          <w:numId w:val="3"/>
        </w:numPr>
      </w:pPr>
      <w:r>
        <w:rPr>
          <w:b/>
          <w:bCs/>
        </w:rPr>
        <w:t xml:space="preserve">Surface </w:t>
      </w:r>
      <w:del w:id="912" w:author="Juan Pablo Bernal Tamayo" w:date="2026-03-11T14:25:00Z" w16du:dateUtc="2026-03-11T11:25:00Z">
        <w:r w:rsidDel="00263186">
          <w:rPr>
            <w:b/>
            <w:bCs/>
          </w:rPr>
          <w:delText>visualisation</w:delText>
        </w:r>
      </w:del>
      <w:ins w:id="913" w:author="Juan Pablo Bernal Tamayo" w:date="2026-03-11T14:25:00Z" w16du:dateUtc="2026-03-11T11:25:00Z">
        <w:r w:rsidR="00263186">
          <w:rPr>
            <w:b/>
            <w:bCs/>
          </w:rPr>
          <w:t>visualization</w:t>
        </w:r>
      </w:ins>
      <w:r>
        <w:rPr>
          <w:b/>
          <w:bCs/>
        </w:rPr>
        <w:t>.</w:t>
      </w:r>
      <w:r>
        <w:t xml:space="preserve"> The energy grid is plotted as a two-dimensional surface (heatmap or contour), with cells overlaid at their UMAP coordinates </w:t>
      </w:r>
      <w:del w:id="914" w:author="Juan Pablo Bernal Tamayo" w:date="2026-03-11T14:25:00Z" w16du:dateUtc="2026-03-11T11:25:00Z">
        <w:r w:rsidDel="00263186">
          <w:delText>coloured</w:delText>
        </w:r>
      </w:del>
      <w:ins w:id="915" w:author="Juan Pablo Bernal Tamayo" w:date="2026-03-11T14:25:00Z" w16du:dateUtc="2026-03-11T11:25:00Z">
        <w:r w:rsidR="00263186">
          <w:t>colored</w:t>
        </w:r>
      </w:ins>
      <w:r>
        <w:t xml:space="preserve"> by their directly-computed energy </w:t>
      </w:r>
      <m:oMath>
        <m:r>
          <w:rPr>
            <w:rFonts w:ascii="Cambria Math" w:hAnsi="Cambria Math"/>
          </w:rPr>
          <m:t>E</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c</m:t>
                </m:r>
              </m:sub>
            </m:sSub>
          </m:e>
        </m:d>
      </m:oMath>
      <w:r>
        <w:t>.</w:t>
      </w:r>
    </w:p>
    <w:p w14:paraId="48147CD6" w14:textId="77777777" w:rsidR="00DA1B97" w:rsidRDefault="00674E62">
      <w:pPr>
        <w:pStyle w:val="Heading3"/>
      </w:pPr>
      <w:bookmarkStart w:id="916" w:name="multi-cell-type-landscape-merging"/>
      <w:bookmarkEnd w:id="894"/>
      <w:r>
        <w:t>5.2 Multi-Cell-Type Landscape Merging</w:t>
      </w:r>
    </w:p>
    <w:p w14:paraId="55060165" w14:textId="77777777" w:rsidR="00DA1B97" w:rsidRDefault="00674E62">
      <w:pPr>
        <w:pStyle w:val="FirstParagraph"/>
        <w:rPr>
          <w:ins w:id="917" w:author="Juan Pablo Bernal Tamayo" w:date="2026-03-11T14:27:00Z" w16du:dateUtc="2026-03-11T11:27:00Z"/>
        </w:rPr>
      </w:pPr>
      <w:r>
        <w:t xml:space="preserve">When a dataset contains multiple cell types, each with its own inferred GRN, the cell-type-specific energy landscapes are merged into a single, continuous landscape using a Gaussian kernel weighting scheme. An extended grid covering all cell types is constructed, and the energy at each extended grid point </w:t>
      </w:r>
      <m:oMath>
        <m:r>
          <w:rPr>
            <w:rFonts w:ascii="Cambria Math" w:hAnsi="Cambria Math"/>
          </w:rPr>
          <m:t>i</m:t>
        </m:r>
      </m:oMath>
      <w:r>
        <w:t xml:space="preserve"> is the weighted average over all cell-type-specific grids:</w:t>
      </w:r>
    </w:p>
    <w:p w14:paraId="3D4CDB21" w14:textId="200F06B5" w:rsidR="00263186" w:rsidRPr="00263186" w:rsidDel="00263186" w:rsidRDefault="00000000">
      <w:pPr>
        <w:pStyle w:val="BodyText"/>
        <w:rPr>
          <w:del w:id="918" w:author="Juan Pablo Bernal Tamayo" w:date="2026-03-11T14:28:00Z" w16du:dateUtc="2026-03-11T11:28:00Z"/>
        </w:rPr>
        <w:pPrChange w:id="919" w:author="Juan Pablo Bernal Tamayo" w:date="2026-03-11T14:27:00Z" w16du:dateUtc="2026-03-11T11:27:00Z">
          <w:pPr>
            <w:pStyle w:val="FirstParagraph"/>
          </w:pPr>
        </w:pPrChange>
      </w:pPr>
      <m:oMathPara>
        <m:oMath>
          <m:sSub>
            <m:sSubPr>
              <m:ctrlPr>
                <w:ins w:id="920" w:author="Juan Pablo Bernal Tamayo" w:date="2026-03-11T14:27:00Z" w16du:dateUtc="2026-03-11T11:27:00Z">
                  <w:rPr>
                    <w:rFonts w:ascii="Cambria Math" w:hAnsi="Cambria Math"/>
                    <w:i/>
                  </w:rPr>
                </w:ins>
              </m:ctrlPr>
            </m:sSubPr>
            <m:e>
              <m:r>
                <w:ins w:id="921" w:author="Juan Pablo Bernal Tamayo" w:date="2026-03-11T14:27:00Z" w16du:dateUtc="2026-03-11T11:27:00Z">
                  <w:rPr>
                    <w:rFonts w:ascii="Cambria Math" w:hAnsi="Cambria Math"/>
                  </w:rPr>
                  <m:t>E</m:t>
                </w:ins>
              </m:r>
            </m:e>
            <m:sub>
              <m:r>
                <w:ins w:id="922" w:author="Juan Pablo Bernal Tamayo" w:date="2026-03-11T14:27:00Z" w16du:dateUtc="2026-03-11T11:27:00Z">
                  <w:rPr>
                    <w:rFonts w:ascii="Cambria Math" w:hAnsi="Cambria Math"/>
                  </w:rPr>
                  <m:t>i</m:t>
                </w:ins>
              </m:r>
            </m:sub>
          </m:sSub>
          <m:r>
            <w:ins w:id="923" w:author="Juan Pablo Bernal Tamayo" w:date="2026-03-11T14:27:00Z" w16du:dateUtc="2026-03-11T11:27:00Z">
              <w:rPr>
                <w:rFonts w:ascii="Cambria Math" w:hAnsi="Cambria Math"/>
              </w:rPr>
              <m:t>=</m:t>
            </w:ins>
          </m:r>
          <m:f>
            <m:fPr>
              <m:ctrlPr>
                <w:ins w:id="924" w:author="Juan Pablo Bernal Tamayo" w:date="2026-03-11T14:27:00Z" w16du:dateUtc="2026-03-11T11:27:00Z">
                  <w:rPr>
                    <w:rFonts w:ascii="Cambria Math" w:hAnsi="Cambria Math"/>
                    <w:i/>
                  </w:rPr>
                </w:ins>
              </m:ctrlPr>
            </m:fPr>
            <m:num>
              <m:nary>
                <m:naryPr>
                  <m:chr m:val="∑"/>
                  <m:supHide m:val="1"/>
                  <m:ctrlPr>
                    <w:ins w:id="925" w:author="Juan Pablo Bernal Tamayo" w:date="2026-03-11T14:27:00Z" w16du:dateUtc="2026-03-11T11:27:00Z">
                      <w:rPr>
                        <w:rFonts w:ascii="Cambria Math" w:hAnsi="Cambria Math"/>
                        <w:i/>
                      </w:rPr>
                    </w:ins>
                  </m:ctrlPr>
                </m:naryPr>
                <m:sub>
                  <m:r>
                    <w:ins w:id="926" w:author="Juan Pablo Bernal Tamayo" w:date="2026-03-11T14:27:00Z" w16du:dateUtc="2026-03-11T11:27:00Z">
                      <w:rPr>
                        <w:rFonts w:ascii="Cambria Math" w:hAnsi="Cambria Math"/>
                      </w:rPr>
                      <m:t>l</m:t>
                    </w:ins>
                  </m:r>
                </m:sub>
                <m:sup/>
                <m:e>
                  <m:nary>
                    <m:naryPr>
                      <m:chr m:val="∑"/>
                      <m:supHide m:val="1"/>
                      <m:ctrlPr>
                        <w:ins w:id="927" w:author="Juan Pablo Bernal Tamayo" w:date="2026-03-11T14:27:00Z" w16du:dateUtc="2026-03-11T11:27:00Z">
                          <w:rPr>
                            <w:rFonts w:ascii="Cambria Math" w:hAnsi="Cambria Math"/>
                            <w:i/>
                          </w:rPr>
                        </w:ins>
                      </m:ctrlPr>
                    </m:naryPr>
                    <m:sub>
                      <m:r>
                        <w:ins w:id="928" w:author="Juan Pablo Bernal Tamayo" w:date="2026-03-11T14:27:00Z" w16du:dateUtc="2026-03-11T11:27:00Z">
                          <w:rPr>
                            <w:rFonts w:ascii="Cambria Math" w:hAnsi="Cambria Math"/>
                          </w:rPr>
                          <m:t>j</m:t>
                        </w:ins>
                      </m:r>
                    </m:sub>
                    <m:sup/>
                    <m:e>
                      <m:sSubSup>
                        <m:sSubSupPr>
                          <m:ctrlPr>
                            <w:ins w:id="929" w:author="Juan Pablo Bernal Tamayo" w:date="2026-03-11T14:27:00Z" w16du:dateUtc="2026-03-11T11:27:00Z">
                              <w:rPr>
                                <w:rFonts w:ascii="Cambria Math" w:hAnsi="Cambria Math"/>
                                <w:i/>
                              </w:rPr>
                            </w:ins>
                          </m:ctrlPr>
                        </m:sSubSupPr>
                        <m:e>
                          <m:r>
                            <w:ins w:id="930" w:author="Juan Pablo Bernal Tamayo" w:date="2026-03-11T14:27:00Z" w16du:dateUtc="2026-03-11T11:27:00Z">
                              <w:rPr>
                                <w:rFonts w:ascii="Cambria Math" w:hAnsi="Cambria Math"/>
                              </w:rPr>
                              <m:t>E</m:t>
                            </w:ins>
                          </m:r>
                        </m:e>
                        <m:sub>
                          <m:r>
                            <w:ins w:id="931" w:author="Juan Pablo Bernal Tamayo" w:date="2026-03-11T14:27:00Z" w16du:dateUtc="2026-03-11T11:27:00Z">
                              <w:rPr>
                                <w:rFonts w:ascii="Cambria Math" w:hAnsi="Cambria Math"/>
                              </w:rPr>
                              <m:t>j</m:t>
                            </w:ins>
                          </m:r>
                        </m:sub>
                        <m:sup>
                          <m:r>
                            <w:ins w:id="932" w:author="Juan Pablo Bernal Tamayo" w:date="2026-03-11T14:27:00Z" w16du:dateUtc="2026-03-11T11:27:00Z">
                              <w:rPr>
                                <w:rFonts w:ascii="Cambria Math" w:hAnsi="Cambria Math"/>
                              </w:rPr>
                              <m:t>l</m:t>
                            </w:ins>
                          </m:r>
                        </m:sup>
                      </m:sSubSup>
                      <m:sSubSup>
                        <m:sSubSupPr>
                          <m:ctrlPr>
                            <w:ins w:id="933" w:author="Juan Pablo Bernal Tamayo" w:date="2026-03-11T14:27:00Z" w16du:dateUtc="2026-03-11T11:27:00Z">
                              <w:rPr>
                                <w:rFonts w:ascii="Cambria Math" w:hAnsi="Cambria Math"/>
                                <w:i/>
                              </w:rPr>
                            </w:ins>
                          </m:ctrlPr>
                        </m:sSubSupPr>
                        <m:e>
                          <m:r>
                            <w:ins w:id="934" w:author="Juan Pablo Bernal Tamayo" w:date="2026-03-11T14:27:00Z" w16du:dateUtc="2026-03-11T11:27:00Z">
                              <w:rPr>
                                <w:rFonts w:ascii="Cambria Math" w:hAnsi="Cambria Math"/>
                              </w:rPr>
                              <m:t>r</m:t>
                            </w:ins>
                          </m:r>
                        </m:e>
                        <m:sub>
                          <m:r>
                            <w:ins w:id="935" w:author="Juan Pablo Bernal Tamayo" w:date="2026-03-11T14:27:00Z" w16du:dateUtc="2026-03-11T11:27:00Z">
                              <w:rPr>
                                <w:rFonts w:ascii="Cambria Math" w:hAnsi="Cambria Math"/>
                              </w:rPr>
                              <m:t>ij</m:t>
                            </w:ins>
                          </m:r>
                        </m:sub>
                        <m:sup>
                          <m:r>
                            <w:ins w:id="936" w:author="Juan Pablo Bernal Tamayo" w:date="2026-03-11T14:27:00Z" w16du:dateUtc="2026-03-11T11:27:00Z">
                              <w:rPr>
                                <w:rFonts w:ascii="Cambria Math" w:hAnsi="Cambria Math"/>
                              </w:rPr>
                              <m:t>l</m:t>
                            </w:ins>
                          </m:r>
                        </m:sup>
                      </m:sSubSup>
                    </m:e>
                  </m:nary>
                </m:e>
              </m:nary>
            </m:num>
            <m:den>
              <m:nary>
                <m:naryPr>
                  <m:chr m:val="∑"/>
                  <m:supHide m:val="1"/>
                  <m:ctrlPr>
                    <w:ins w:id="937" w:author="Juan Pablo Bernal Tamayo" w:date="2026-03-11T14:27:00Z" w16du:dateUtc="2026-03-11T11:27:00Z">
                      <w:rPr>
                        <w:rFonts w:ascii="Cambria Math" w:hAnsi="Cambria Math"/>
                        <w:i/>
                      </w:rPr>
                    </w:ins>
                  </m:ctrlPr>
                </m:naryPr>
                <m:sub>
                  <m:r>
                    <w:ins w:id="938" w:author="Juan Pablo Bernal Tamayo" w:date="2026-03-11T14:27:00Z" w16du:dateUtc="2026-03-11T11:27:00Z">
                      <w:rPr>
                        <w:rFonts w:ascii="Cambria Math" w:hAnsi="Cambria Math"/>
                      </w:rPr>
                      <m:t>l</m:t>
                    </w:ins>
                  </m:r>
                </m:sub>
                <m:sup/>
                <m:e>
                  <m:nary>
                    <m:naryPr>
                      <m:chr m:val="∑"/>
                      <m:supHide m:val="1"/>
                      <m:ctrlPr>
                        <w:ins w:id="939" w:author="Juan Pablo Bernal Tamayo" w:date="2026-03-11T14:27:00Z" w16du:dateUtc="2026-03-11T11:27:00Z">
                          <w:rPr>
                            <w:rFonts w:ascii="Cambria Math" w:hAnsi="Cambria Math"/>
                            <w:i/>
                          </w:rPr>
                        </w:ins>
                      </m:ctrlPr>
                    </m:naryPr>
                    <m:sub>
                      <m:r>
                        <w:ins w:id="940" w:author="Juan Pablo Bernal Tamayo" w:date="2026-03-11T14:27:00Z" w16du:dateUtc="2026-03-11T11:27:00Z">
                          <w:rPr>
                            <w:rFonts w:ascii="Cambria Math" w:hAnsi="Cambria Math"/>
                          </w:rPr>
                          <m:t>j</m:t>
                        </w:ins>
                      </m:r>
                    </m:sub>
                    <m:sup/>
                    <m:e>
                      <m:sSubSup>
                        <m:sSubSupPr>
                          <m:ctrlPr>
                            <w:ins w:id="941" w:author="Juan Pablo Bernal Tamayo" w:date="2026-03-11T14:27:00Z" w16du:dateUtc="2026-03-11T11:27:00Z">
                              <w:rPr>
                                <w:rFonts w:ascii="Cambria Math" w:hAnsi="Cambria Math"/>
                                <w:i/>
                              </w:rPr>
                            </w:ins>
                          </m:ctrlPr>
                        </m:sSubSupPr>
                        <m:e>
                          <m:r>
                            <w:ins w:id="942" w:author="Juan Pablo Bernal Tamayo" w:date="2026-03-11T14:27:00Z" w16du:dateUtc="2026-03-11T11:27:00Z">
                              <w:rPr>
                                <w:rFonts w:ascii="Cambria Math" w:hAnsi="Cambria Math"/>
                              </w:rPr>
                              <m:t>r</m:t>
                            </w:ins>
                          </m:r>
                        </m:e>
                        <m:sub>
                          <m:r>
                            <w:ins w:id="943" w:author="Juan Pablo Bernal Tamayo" w:date="2026-03-11T14:27:00Z" w16du:dateUtc="2026-03-11T11:27:00Z">
                              <w:rPr>
                                <w:rFonts w:ascii="Cambria Math" w:hAnsi="Cambria Math"/>
                              </w:rPr>
                              <m:t>ij</m:t>
                            </w:ins>
                          </m:r>
                        </m:sub>
                        <m:sup>
                          <m:r>
                            <w:ins w:id="944" w:author="Juan Pablo Bernal Tamayo" w:date="2026-03-11T14:27:00Z" w16du:dateUtc="2026-03-11T11:27:00Z">
                              <w:rPr>
                                <w:rFonts w:ascii="Cambria Math" w:hAnsi="Cambria Math"/>
                              </w:rPr>
                              <m:t>l</m:t>
                            </w:ins>
                          </m:r>
                        </m:sup>
                      </m:sSubSup>
                    </m:e>
                  </m:nary>
                </m:e>
              </m:nary>
            </m:den>
          </m:f>
        </m:oMath>
      </m:oMathPara>
    </w:p>
    <w:p w14:paraId="62706FDB" w14:textId="58519892" w:rsidR="00DA1B97" w:rsidRDefault="00000000" w:rsidP="00263186">
      <w:pPr>
        <w:pStyle w:val="BodyText"/>
      </w:pPr>
      <m:oMathPara>
        <m:oMathParaPr>
          <m:jc m:val="center"/>
        </m:oMathParaPr>
        <m:oMath>
          <m:sSub>
            <m:sSubPr>
              <m:ctrlPr>
                <w:del w:id="945" w:author="Juan Pablo Bernal Tamayo" w:date="2026-03-11T14:28:00Z" w16du:dateUtc="2026-03-11T11:28:00Z">
                  <w:rPr>
                    <w:rFonts w:ascii="Cambria Math" w:hAnsi="Cambria Math"/>
                  </w:rPr>
                </w:del>
              </m:ctrlPr>
            </m:sSubPr>
            <m:e>
              <m:r>
                <w:del w:id="946" w:author="Juan Pablo Bernal Tamayo" w:date="2026-03-11T14:28:00Z" w16du:dateUtc="2026-03-11T11:28:00Z">
                  <w:rPr>
                    <w:rFonts w:ascii="Cambria Math" w:hAnsi="Cambria Math"/>
                  </w:rPr>
                  <m:t>E</m:t>
                </w:del>
              </m:r>
            </m:e>
            <m:sub>
              <m:r>
                <w:del w:id="947" w:author="Juan Pablo Bernal Tamayo" w:date="2026-03-11T14:28:00Z" w16du:dateUtc="2026-03-11T11:28:00Z">
                  <w:rPr>
                    <w:rFonts w:ascii="Cambria Math" w:hAnsi="Cambria Math"/>
                  </w:rPr>
                  <m:t>i</m:t>
                </w:del>
              </m:r>
            </m:sub>
          </m:sSub>
          <m:r>
            <w:del w:id="948" w:author="Juan Pablo Bernal Tamayo" w:date="2026-03-11T14:28:00Z" w16du:dateUtc="2026-03-11T11:28:00Z">
              <m:rPr>
                <m:sty m:val="p"/>
              </m:rPr>
              <w:rPr>
                <w:rFonts w:ascii="Cambria Math" w:hAnsi="Cambria Math"/>
              </w:rPr>
              <m:t>=</m:t>
            </w:del>
          </m:r>
          <m:f>
            <m:fPr>
              <m:ctrlPr>
                <w:del w:id="949" w:author="Juan Pablo Bernal Tamayo" w:date="2026-03-11T14:28:00Z" w16du:dateUtc="2026-03-11T11:28:00Z">
                  <w:rPr>
                    <w:rFonts w:ascii="Cambria Math" w:hAnsi="Cambria Math"/>
                  </w:rPr>
                </w:del>
              </m:ctrlPr>
            </m:fPr>
            <m:num>
              <m:nary>
                <m:naryPr>
                  <m:chr m:val="∑"/>
                  <m:limLoc m:val="undOvr"/>
                  <m:supHide m:val="1"/>
                  <m:ctrlPr>
                    <w:del w:id="950" w:author="Juan Pablo Bernal Tamayo" w:date="2026-03-11T14:28:00Z" w16du:dateUtc="2026-03-11T11:28:00Z">
                      <w:rPr>
                        <w:rFonts w:ascii="Cambria Math" w:hAnsi="Cambria Math"/>
                      </w:rPr>
                    </w:del>
                  </m:ctrlPr>
                </m:naryPr>
                <m:sub>
                  <m:r>
                    <w:del w:id="951" w:author="Juan Pablo Bernal Tamayo" w:date="2026-03-11T14:28:00Z" w16du:dateUtc="2026-03-11T11:28:00Z">
                      <w:rPr>
                        <w:rFonts w:ascii="Cambria Math" w:hAnsi="Cambria Math"/>
                      </w:rPr>
                      <m:t>l</m:t>
                    </w:del>
                  </m:r>
                </m:sub>
                <m:sup>
                  <m:r>
                    <w:del w:id="952" w:author="Juan Pablo Bernal Tamayo" w:date="2026-03-11T14:28:00Z" w16du:dateUtc="2026-03-11T11:28:00Z">
                      <w:rPr>
                        <w:rFonts w:ascii="Cambria Math" w:hAnsi="Cambria Math"/>
                      </w:rPr>
                      <m:t>​</m:t>
                    </w:del>
                  </m:r>
                </m:sup>
                <m:e>
                  <m:nary>
                    <m:naryPr>
                      <m:chr m:val="∑"/>
                      <m:limLoc m:val="undOvr"/>
                      <m:supHide m:val="1"/>
                      <m:ctrlPr>
                        <w:del w:id="953" w:author="Juan Pablo Bernal Tamayo" w:date="2026-03-11T14:28:00Z" w16du:dateUtc="2026-03-11T11:28:00Z">
                          <w:rPr>
                            <w:rFonts w:ascii="Cambria Math" w:hAnsi="Cambria Math"/>
                          </w:rPr>
                        </w:del>
                      </m:ctrlPr>
                    </m:naryPr>
                    <m:sub>
                      <m:r>
                        <w:del w:id="954" w:author="Juan Pablo Bernal Tamayo" w:date="2026-03-11T14:28:00Z" w16du:dateUtc="2026-03-11T11:28:00Z">
                          <w:rPr>
                            <w:rFonts w:ascii="Cambria Math" w:hAnsi="Cambria Math"/>
                          </w:rPr>
                          <m:t>j</m:t>
                        </w:del>
                      </m:r>
                    </m:sub>
                    <m:sup>
                      <m:r>
                        <w:del w:id="955" w:author="Juan Pablo Bernal Tamayo" w:date="2026-03-11T14:28:00Z" w16du:dateUtc="2026-03-11T11:28:00Z">
                          <w:rPr>
                            <w:rFonts w:ascii="Cambria Math" w:hAnsi="Cambria Math"/>
                          </w:rPr>
                          <m:t>​</m:t>
                        </w:del>
                      </m:r>
                    </m:sup>
                    <m:e>
                      <m:sSubSup>
                        <m:sSubSupPr>
                          <m:ctrlPr>
                            <w:del w:id="956" w:author="Juan Pablo Bernal Tamayo" w:date="2026-03-11T14:28:00Z" w16du:dateUtc="2026-03-11T11:28:00Z">
                              <w:rPr>
                                <w:rFonts w:ascii="Cambria Math" w:hAnsi="Cambria Math"/>
                              </w:rPr>
                            </w:del>
                          </m:ctrlPr>
                        </m:sSubSupPr>
                        <m:e>
                          <m:r>
                            <w:del w:id="957" w:author="Juan Pablo Bernal Tamayo" w:date="2026-03-11T14:28:00Z" w16du:dateUtc="2026-03-11T11:28:00Z">
                              <w:rPr>
                                <w:rFonts w:ascii="Cambria Math" w:hAnsi="Cambria Math"/>
                              </w:rPr>
                              <m:t>E</m:t>
                            </w:del>
                          </m:r>
                        </m:e>
                        <m:sub>
                          <m:r>
                            <w:del w:id="958" w:author="Juan Pablo Bernal Tamayo" w:date="2026-03-11T14:28:00Z" w16du:dateUtc="2026-03-11T11:28:00Z">
                              <w:rPr>
                                <w:rFonts w:ascii="Cambria Math" w:hAnsi="Cambria Math"/>
                              </w:rPr>
                              <m:t>j</m:t>
                            </w:del>
                          </m:r>
                        </m:sub>
                        <m:sup>
                          <m:r>
                            <w:del w:id="959" w:author="Juan Pablo Bernal Tamayo" w:date="2026-03-11T14:28:00Z" w16du:dateUtc="2026-03-11T11:28:00Z">
                              <w:rPr>
                                <w:rFonts w:ascii="Cambria Math" w:hAnsi="Cambria Math"/>
                              </w:rPr>
                              <m:t>l</m:t>
                            </w:del>
                          </m:r>
                        </m:sup>
                      </m:sSubSup>
                    </m:e>
                  </m:nary>
                </m:e>
              </m:nary>
              <m:r>
                <w:del w:id="960" w:author="Juan Pablo Bernal Tamayo" w:date="2026-03-11T14:28:00Z" w16du:dateUtc="2026-03-11T11:28:00Z">
                  <w:rPr>
                    <w:rFonts w:ascii="Cambria Math" w:hAnsi="Cambria Math"/>
                  </w:rPr>
                  <m:t> </m:t>
                </w:del>
              </m:r>
              <m:sSubSup>
                <m:sSubSupPr>
                  <m:ctrlPr>
                    <w:del w:id="961" w:author="Juan Pablo Bernal Tamayo" w:date="2026-03-11T14:28:00Z" w16du:dateUtc="2026-03-11T11:28:00Z">
                      <w:rPr>
                        <w:rFonts w:ascii="Cambria Math" w:hAnsi="Cambria Math"/>
                      </w:rPr>
                    </w:del>
                  </m:ctrlPr>
                </m:sSubSupPr>
                <m:e>
                  <m:r>
                    <w:del w:id="962" w:author="Juan Pablo Bernal Tamayo" w:date="2026-03-11T14:28:00Z" w16du:dateUtc="2026-03-11T11:28:00Z">
                      <w:rPr>
                        <w:rFonts w:ascii="Cambria Math" w:hAnsi="Cambria Math"/>
                      </w:rPr>
                      <m:t>r</m:t>
                    </w:del>
                  </m:r>
                </m:e>
                <m:sub>
                  <m:r>
                    <w:del w:id="963" w:author="Juan Pablo Bernal Tamayo" w:date="2026-03-11T14:28:00Z" w16du:dateUtc="2026-03-11T11:28:00Z">
                      <w:rPr>
                        <w:rFonts w:ascii="Cambria Math" w:hAnsi="Cambria Math"/>
                      </w:rPr>
                      <m:t>ij</m:t>
                    </w:del>
                  </m:r>
                </m:sub>
                <m:sup>
                  <m:r>
                    <w:del w:id="964" w:author="Juan Pablo Bernal Tamayo" w:date="2026-03-11T14:28:00Z" w16du:dateUtc="2026-03-11T11:28:00Z">
                      <w:rPr>
                        <w:rFonts w:ascii="Cambria Math" w:hAnsi="Cambria Math"/>
                      </w:rPr>
                      <m:t>l</m:t>
                    </w:del>
                  </m:r>
                </m:sup>
              </m:sSubSup>
            </m:num>
            <m:den>
              <m:nary>
                <m:naryPr>
                  <m:chr m:val="∑"/>
                  <m:limLoc m:val="undOvr"/>
                  <m:supHide m:val="1"/>
                  <m:ctrlPr>
                    <w:del w:id="965" w:author="Juan Pablo Bernal Tamayo" w:date="2026-03-11T14:28:00Z" w16du:dateUtc="2026-03-11T11:28:00Z">
                      <w:rPr>
                        <w:rFonts w:ascii="Cambria Math" w:hAnsi="Cambria Math"/>
                      </w:rPr>
                    </w:del>
                  </m:ctrlPr>
                </m:naryPr>
                <m:sub>
                  <m:r>
                    <w:del w:id="966" w:author="Juan Pablo Bernal Tamayo" w:date="2026-03-11T14:28:00Z" w16du:dateUtc="2026-03-11T11:28:00Z">
                      <w:rPr>
                        <w:rFonts w:ascii="Cambria Math" w:hAnsi="Cambria Math"/>
                      </w:rPr>
                      <m:t>l</m:t>
                    </w:del>
                  </m:r>
                </m:sub>
                <m:sup>
                  <m:r>
                    <w:del w:id="967" w:author="Juan Pablo Bernal Tamayo" w:date="2026-03-11T14:28:00Z" w16du:dateUtc="2026-03-11T11:28:00Z">
                      <w:rPr>
                        <w:rFonts w:ascii="Cambria Math" w:hAnsi="Cambria Math"/>
                      </w:rPr>
                      <m:t>​</m:t>
                    </w:del>
                  </m:r>
                </m:sup>
                <m:e>
                  <m:nary>
                    <m:naryPr>
                      <m:chr m:val="∑"/>
                      <m:limLoc m:val="undOvr"/>
                      <m:supHide m:val="1"/>
                      <m:ctrlPr>
                        <w:del w:id="968" w:author="Juan Pablo Bernal Tamayo" w:date="2026-03-11T14:28:00Z" w16du:dateUtc="2026-03-11T11:28:00Z">
                          <w:rPr>
                            <w:rFonts w:ascii="Cambria Math" w:hAnsi="Cambria Math"/>
                          </w:rPr>
                        </w:del>
                      </m:ctrlPr>
                    </m:naryPr>
                    <m:sub>
                      <m:r>
                        <w:del w:id="969" w:author="Juan Pablo Bernal Tamayo" w:date="2026-03-11T14:28:00Z" w16du:dateUtc="2026-03-11T11:28:00Z">
                          <w:rPr>
                            <w:rFonts w:ascii="Cambria Math" w:hAnsi="Cambria Math"/>
                          </w:rPr>
                          <m:t>j</m:t>
                        </w:del>
                      </m:r>
                    </m:sub>
                    <m:sup>
                      <m:r>
                        <w:del w:id="970" w:author="Juan Pablo Bernal Tamayo" w:date="2026-03-11T14:28:00Z" w16du:dateUtc="2026-03-11T11:28:00Z">
                          <w:rPr>
                            <w:rFonts w:ascii="Cambria Math" w:hAnsi="Cambria Math"/>
                          </w:rPr>
                          <m:t>​</m:t>
                        </w:del>
                      </m:r>
                    </m:sup>
                    <m:e>
                      <m:sSubSup>
                        <m:sSubSupPr>
                          <m:ctrlPr>
                            <w:del w:id="971" w:author="Juan Pablo Bernal Tamayo" w:date="2026-03-11T14:28:00Z" w16du:dateUtc="2026-03-11T11:28:00Z">
                              <w:rPr>
                                <w:rFonts w:ascii="Cambria Math" w:hAnsi="Cambria Math"/>
                              </w:rPr>
                            </w:del>
                          </m:ctrlPr>
                        </m:sSubSupPr>
                        <m:e>
                          <m:r>
                            <w:del w:id="972" w:author="Juan Pablo Bernal Tamayo" w:date="2026-03-11T14:28:00Z" w16du:dateUtc="2026-03-11T11:28:00Z">
                              <w:rPr>
                                <w:rFonts w:ascii="Cambria Math" w:hAnsi="Cambria Math"/>
                              </w:rPr>
                              <m:t>r</m:t>
                            </w:del>
                          </m:r>
                        </m:e>
                        <m:sub>
                          <m:r>
                            <w:del w:id="973" w:author="Juan Pablo Bernal Tamayo" w:date="2026-03-11T14:28:00Z" w16du:dateUtc="2026-03-11T11:28:00Z">
                              <w:rPr>
                                <w:rFonts w:ascii="Cambria Math" w:hAnsi="Cambria Math"/>
                              </w:rPr>
                              <m:t>ij</m:t>
                            </w:del>
                          </m:r>
                        </m:sub>
                        <m:sup>
                          <m:r>
                            <w:del w:id="974" w:author="Juan Pablo Bernal Tamayo" w:date="2026-03-11T14:28:00Z" w16du:dateUtc="2026-03-11T11:28:00Z">
                              <w:rPr>
                                <w:rFonts w:ascii="Cambria Math" w:hAnsi="Cambria Math"/>
                              </w:rPr>
                              <m:t>l</m:t>
                            </w:del>
                          </m:r>
                        </m:sup>
                      </m:sSubSup>
                    </m:e>
                  </m:nary>
                </m:e>
              </m:nary>
            </m:den>
          </m:f>
        </m:oMath>
      </m:oMathPara>
    </w:p>
    <w:p w14:paraId="0E80218B" w14:textId="77777777" w:rsidR="00DA1B97" w:rsidRDefault="00674E62">
      <w:pPr>
        <w:pStyle w:val="FirstParagraph"/>
        <w:rPr>
          <w:ins w:id="975" w:author="Juan Pablo Bernal Tamayo" w:date="2026-03-11T14:28:00Z" w16du:dateUtc="2026-03-11T11:28:00Z"/>
        </w:rPr>
      </w:pPr>
      <w:r>
        <w:t xml:space="preserve">where </w:t>
      </w:r>
      <m:oMath>
        <m:r>
          <w:rPr>
            <w:rFonts w:ascii="Cambria Math" w:hAnsi="Cambria Math"/>
          </w:rPr>
          <m:t>l</m:t>
        </m:r>
      </m:oMath>
      <w:r>
        <w:t xml:space="preserve"> indexes cell types, </w:t>
      </w:r>
      <m:oMath>
        <m:r>
          <w:rPr>
            <w:rFonts w:ascii="Cambria Math" w:hAnsi="Cambria Math"/>
          </w:rPr>
          <m:t>j</m:t>
        </m:r>
      </m:oMath>
      <w:r>
        <w:t xml:space="preserve"> indexes grid points within cell-type-specific landscape </w:t>
      </w:r>
      <m:oMath>
        <m:r>
          <w:rPr>
            <w:rFonts w:ascii="Cambria Math" w:hAnsi="Cambria Math"/>
          </w:rPr>
          <m:t>l</m:t>
        </m:r>
      </m:oMath>
      <w:r>
        <w:t>, and the Gaussian weight is:</w:t>
      </w:r>
    </w:p>
    <w:p w14:paraId="102E6785" w14:textId="20E89D38" w:rsidR="00263186" w:rsidRPr="00263186" w:rsidRDefault="00000000">
      <w:pPr>
        <w:pStyle w:val="BodyText"/>
        <w:pPrChange w:id="976" w:author="Juan Pablo Bernal Tamayo" w:date="2026-03-11T14:28:00Z" w16du:dateUtc="2026-03-11T11:28:00Z">
          <w:pPr>
            <w:pStyle w:val="FirstParagraph"/>
          </w:pPr>
        </w:pPrChange>
      </w:pPr>
      <m:oMathPara>
        <m:oMath>
          <m:sSubSup>
            <m:sSubSupPr>
              <m:ctrlPr>
                <w:ins w:id="977" w:author="Juan Pablo Bernal Tamayo" w:date="2026-03-11T14:28:00Z" w16du:dateUtc="2026-03-11T11:28:00Z">
                  <w:rPr>
                    <w:rFonts w:ascii="Cambria Math" w:hAnsi="Cambria Math"/>
                    <w:i/>
                  </w:rPr>
                </w:ins>
              </m:ctrlPr>
            </m:sSubSupPr>
            <m:e>
              <m:r>
                <w:ins w:id="978" w:author="Juan Pablo Bernal Tamayo" w:date="2026-03-11T14:28:00Z" w16du:dateUtc="2026-03-11T11:28:00Z">
                  <w:rPr>
                    <w:rFonts w:ascii="Cambria Math" w:hAnsi="Cambria Math"/>
                  </w:rPr>
                  <m:t>r</m:t>
                </w:ins>
              </m:r>
            </m:e>
            <m:sub>
              <m:r>
                <w:ins w:id="979" w:author="Juan Pablo Bernal Tamayo" w:date="2026-03-11T14:28:00Z" w16du:dateUtc="2026-03-11T11:28:00Z">
                  <w:rPr>
                    <w:rFonts w:ascii="Cambria Math" w:hAnsi="Cambria Math"/>
                  </w:rPr>
                  <m:t>ij</m:t>
                </w:ins>
              </m:r>
            </m:sub>
            <m:sup>
              <m:r>
                <w:ins w:id="980" w:author="Juan Pablo Bernal Tamayo" w:date="2026-03-11T14:28:00Z" w16du:dateUtc="2026-03-11T11:28:00Z">
                  <w:rPr>
                    <w:rFonts w:ascii="Cambria Math" w:hAnsi="Cambria Math"/>
                  </w:rPr>
                  <m:t>l</m:t>
                </w:ins>
              </m:r>
            </m:sup>
          </m:sSubSup>
          <m:r>
            <w:ins w:id="981" w:author="Juan Pablo Bernal Tamayo" w:date="2026-03-11T14:28:00Z" w16du:dateUtc="2026-03-11T11:28:00Z">
              <w:rPr>
                <w:rFonts w:ascii="Cambria Math" w:hAnsi="Cambria Math"/>
              </w:rPr>
              <m:t>=</m:t>
            </w:ins>
          </m:r>
          <m:func>
            <m:funcPr>
              <m:ctrlPr>
                <w:rPr>
                  <w:rFonts w:ascii="Cambria Math" w:hAnsi="Cambria Math"/>
                  <w:i/>
                </w:rPr>
              </m:ctrlPr>
            </m:funcPr>
            <m:fName>
              <m:r>
                <m:rPr>
                  <m:sty m:val="p"/>
                </m:rPr>
                <w:rPr>
                  <w:rFonts w:ascii="Cambria Math" w:hAnsi="Cambria Math"/>
                </w:rPr>
                <m:t>exp</m:t>
              </m:r>
            </m:fName>
            <m:e>
              <m:d>
                <m:dPr>
                  <m:ctrlPr>
                    <w:ins w:id="982" w:author="Juan Pablo Bernal Tamayo" w:date="2026-03-11T14:29:00Z" w16du:dateUtc="2026-03-11T11:29:00Z">
                      <w:rPr>
                        <w:rFonts w:ascii="Cambria Math" w:hAnsi="Cambria Math"/>
                        <w:i/>
                      </w:rPr>
                    </w:ins>
                  </m:ctrlPr>
                </m:dPr>
                <m:e>
                  <m:r>
                    <w:ins w:id="983" w:author="Juan Pablo Bernal Tamayo" w:date="2026-03-11T14:29:00Z" w16du:dateUtc="2026-03-11T11:29:00Z">
                      <m:rPr>
                        <m:sty m:val="p"/>
                      </m:rPr>
                      <w:rPr>
                        <w:rFonts w:ascii="Cambria Math" w:hAnsi="Cambria Math"/>
                      </w:rPr>
                      <m:t>-</m:t>
                    </w:ins>
                  </m:r>
                  <m:f>
                    <m:fPr>
                      <m:ctrlPr>
                        <w:ins w:id="984" w:author="Juan Pablo Bernal Tamayo" w:date="2026-03-11T14:29:00Z" w16du:dateUtc="2026-03-11T11:29:00Z">
                          <w:rPr>
                            <w:rFonts w:ascii="Cambria Math" w:hAnsi="Cambria Math"/>
                          </w:rPr>
                        </w:ins>
                      </m:ctrlPr>
                    </m:fPr>
                    <m:num>
                      <m:sSubSup>
                        <m:sSubSupPr>
                          <m:ctrlPr>
                            <w:ins w:id="985" w:author="Juan Pablo Bernal Tamayo" w:date="2026-03-11T14:29:00Z" w16du:dateUtc="2026-03-11T11:29:00Z">
                              <w:rPr>
                                <w:rFonts w:ascii="Cambria Math" w:hAnsi="Cambria Math"/>
                              </w:rPr>
                            </w:ins>
                          </m:ctrlPr>
                        </m:sSubSupPr>
                        <m:e>
                          <m:r>
                            <w:ins w:id="986" w:author="Juan Pablo Bernal Tamayo" w:date="2026-03-11T14:29:00Z" w16du:dateUtc="2026-03-11T11:29:00Z">
                              <w:rPr>
                                <w:rFonts w:ascii="Cambria Math" w:hAnsi="Cambria Math"/>
                              </w:rPr>
                              <m:t>d</m:t>
                            </w:ins>
                          </m:r>
                        </m:e>
                        <m:sub>
                          <m:r>
                            <w:ins w:id="987" w:author="Juan Pablo Bernal Tamayo" w:date="2026-03-11T14:29:00Z" w16du:dateUtc="2026-03-11T11:29:00Z">
                              <w:rPr>
                                <w:rFonts w:ascii="Cambria Math" w:hAnsi="Cambria Math"/>
                              </w:rPr>
                              <m:t>ij</m:t>
                            </w:ins>
                          </m:r>
                        </m:sub>
                        <m:sup>
                          <m:r>
                            <w:ins w:id="988" w:author="Juan Pablo Bernal Tamayo" w:date="2026-03-11T14:29:00Z" w16du:dateUtc="2026-03-11T11:29:00Z">
                              <w:rPr>
                                <w:rFonts w:ascii="Cambria Math" w:hAnsi="Cambria Math"/>
                              </w:rPr>
                              <m:t>2</m:t>
                            </w:ins>
                          </m:r>
                        </m:sup>
                      </m:sSubSup>
                    </m:num>
                    <m:den>
                      <m:r>
                        <w:ins w:id="989" w:author="Juan Pablo Bernal Tamayo" w:date="2026-03-11T14:29:00Z" w16du:dateUtc="2026-03-11T11:29:00Z">
                          <w:rPr>
                            <w:rFonts w:ascii="Cambria Math" w:hAnsi="Cambria Math"/>
                          </w:rPr>
                          <m:t>2</m:t>
                        </w:ins>
                      </m:r>
                      <m:sSup>
                        <m:sSupPr>
                          <m:ctrlPr>
                            <w:ins w:id="990" w:author="Juan Pablo Bernal Tamayo" w:date="2026-03-11T14:29:00Z" w16du:dateUtc="2026-03-11T11:29:00Z">
                              <w:rPr>
                                <w:rFonts w:ascii="Cambria Math" w:hAnsi="Cambria Math"/>
                              </w:rPr>
                            </w:ins>
                          </m:ctrlPr>
                        </m:sSupPr>
                        <m:e>
                          <m:r>
                            <w:ins w:id="991" w:author="Juan Pablo Bernal Tamayo" w:date="2026-03-11T14:29:00Z" w16du:dateUtc="2026-03-11T11:29:00Z">
                              <w:rPr>
                                <w:rFonts w:ascii="Cambria Math" w:hAnsi="Cambria Math"/>
                              </w:rPr>
                              <m:t>σ</m:t>
                            </w:ins>
                          </m:r>
                        </m:e>
                        <m:sup>
                          <m:r>
                            <w:ins w:id="992" w:author="Juan Pablo Bernal Tamayo" w:date="2026-03-11T14:29:00Z" w16du:dateUtc="2026-03-11T11:29:00Z">
                              <w:rPr>
                                <w:rFonts w:ascii="Cambria Math" w:hAnsi="Cambria Math"/>
                              </w:rPr>
                              <m:t>2</m:t>
                            </w:ins>
                          </m:r>
                        </m:sup>
                      </m:sSup>
                    </m:den>
                  </m:f>
                </m:e>
              </m:d>
            </m:e>
          </m:func>
        </m:oMath>
      </m:oMathPara>
    </w:p>
    <w:p w14:paraId="64938412" w14:textId="52B9409D" w:rsidR="00DA1B97" w:rsidDel="00263186" w:rsidRDefault="00000000">
      <w:pPr>
        <w:pStyle w:val="BodyText"/>
        <w:rPr>
          <w:del w:id="993" w:author="Juan Pablo Bernal Tamayo" w:date="2026-03-11T14:28:00Z" w16du:dateUtc="2026-03-11T11:28:00Z"/>
        </w:rPr>
      </w:pPr>
      <m:oMathPara>
        <m:oMathParaPr>
          <m:jc m:val="center"/>
        </m:oMathParaPr>
        <m:oMath>
          <m:sSubSup>
            <m:sSubSupPr>
              <m:ctrlPr>
                <w:del w:id="994" w:author="Juan Pablo Bernal Tamayo" w:date="2026-03-11T14:28:00Z" w16du:dateUtc="2026-03-11T11:28:00Z">
                  <w:rPr>
                    <w:rFonts w:ascii="Cambria Math" w:hAnsi="Cambria Math"/>
                  </w:rPr>
                </w:del>
              </m:ctrlPr>
            </m:sSubSupPr>
            <m:e>
              <m:r>
                <w:del w:id="995" w:author="Juan Pablo Bernal Tamayo" w:date="2026-03-11T14:28:00Z" w16du:dateUtc="2026-03-11T11:28:00Z">
                  <w:rPr>
                    <w:rFonts w:ascii="Cambria Math" w:hAnsi="Cambria Math"/>
                  </w:rPr>
                  <m:t>r</m:t>
                </w:del>
              </m:r>
            </m:e>
            <m:sub>
              <m:r>
                <w:del w:id="996" w:author="Juan Pablo Bernal Tamayo" w:date="2026-03-11T14:28:00Z" w16du:dateUtc="2026-03-11T11:28:00Z">
                  <w:rPr>
                    <w:rFonts w:ascii="Cambria Math" w:hAnsi="Cambria Math"/>
                  </w:rPr>
                  <m:t>ij</m:t>
                </w:del>
              </m:r>
            </m:sub>
            <m:sup>
              <m:r>
                <w:del w:id="997" w:author="Juan Pablo Bernal Tamayo" w:date="2026-03-11T14:28:00Z" w16du:dateUtc="2026-03-11T11:28:00Z">
                  <w:rPr>
                    <w:rFonts w:ascii="Cambria Math" w:hAnsi="Cambria Math"/>
                  </w:rPr>
                  <m:t>l</m:t>
                </w:del>
              </m:r>
            </m:sup>
          </m:sSubSup>
          <m:r>
            <w:del w:id="998" w:author="Juan Pablo Bernal Tamayo" w:date="2026-03-11T14:28:00Z" w16du:dateUtc="2026-03-11T11:28:00Z">
              <m:rPr>
                <m:sty m:val="p"/>
              </m:rPr>
              <w:rPr>
                <w:rFonts w:ascii="Cambria Math" w:hAnsi="Cambria Math"/>
              </w:rPr>
              <m:t>=</m:t>
            </w:del>
          </m:r>
          <w:commentRangeStart w:id="999"/>
          <m:f>
            <m:fPr>
              <m:ctrlPr>
                <w:del w:id="1000" w:author="Juan Pablo Bernal Tamayo" w:date="2026-03-11T14:28:00Z" w16du:dateUtc="2026-03-11T11:28:00Z">
                  <w:rPr>
                    <w:rFonts w:ascii="Cambria Math" w:hAnsi="Cambria Math"/>
                  </w:rPr>
                </w:del>
              </m:ctrlPr>
            </m:fPr>
            <m:num>
              <m:r>
                <w:del w:id="1001" w:author="Juan Pablo Bernal Tamayo" w:date="2026-03-11T14:28:00Z" w16du:dateUtc="2026-03-11T11:28:00Z">
                  <w:rPr>
                    <w:rFonts w:ascii="Cambria Math" w:hAnsi="Cambria Math"/>
                  </w:rPr>
                  <m:t>1</m:t>
                </w:del>
              </m:r>
            </m:num>
            <m:den>
              <m:rad>
                <m:radPr>
                  <m:degHide m:val="1"/>
                  <m:ctrlPr>
                    <w:del w:id="1002" w:author="Juan Pablo Bernal Tamayo" w:date="2026-03-11T14:28:00Z" w16du:dateUtc="2026-03-11T11:28:00Z">
                      <w:rPr>
                        <w:rFonts w:ascii="Cambria Math" w:hAnsi="Cambria Math"/>
                      </w:rPr>
                    </w:del>
                  </m:ctrlPr>
                </m:radPr>
                <m:deg/>
                <m:e>
                  <m:r>
                    <w:del w:id="1003" w:author="Juan Pablo Bernal Tamayo" w:date="2026-03-11T14:28:00Z" w16du:dateUtc="2026-03-11T11:28:00Z">
                      <w:rPr>
                        <w:rFonts w:ascii="Cambria Math" w:hAnsi="Cambria Math"/>
                      </w:rPr>
                      <m:t>2π</m:t>
                    </w:del>
                  </m:r>
                  <m:sSup>
                    <m:sSupPr>
                      <m:ctrlPr>
                        <w:del w:id="1004" w:author="Juan Pablo Bernal Tamayo" w:date="2026-03-11T14:28:00Z" w16du:dateUtc="2026-03-11T11:28:00Z">
                          <w:rPr>
                            <w:rFonts w:ascii="Cambria Math" w:hAnsi="Cambria Math"/>
                          </w:rPr>
                        </w:del>
                      </m:ctrlPr>
                    </m:sSupPr>
                    <m:e>
                      <m:r>
                        <w:del w:id="1005" w:author="Juan Pablo Bernal Tamayo" w:date="2026-03-11T14:28:00Z" w16du:dateUtc="2026-03-11T11:28:00Z">
                          <w:rPr>
                            <w:rFonts w:ascii="Cambria Math" w:hAnsi="Cambria Math"/>
                          </w:rPr>
                          <m:t>σ</m:t>
                        </w:del>
                      </m:r>
                    </m:e>
                    <m:sup>
                      <m:r>
                        <w:del w:id="1006" w:author="Juan Pablo Bernal Tamayo" w:date="2026-03-11T14:28:00Z" w16du:dateUtc="2026-03-11T11:28:00Z">
                          <w:rPr>
                            <w:rFonts w:ascii="Cambria Math" w:hAnsi="Cambria Math"/>
                          </w:rPr>
                          <m:t>2</m:t>
                        </w:del>
                      </m:r>
                    </m:sup>
                  </m:sSup>
                </m:e>
              </m:rad>
            </m:den>
          </m:f>
          <w:commentRangeEnd w:id="999"/>
          <m:r>
            <w:del w:id="1007" w:author="Juan Pablo Bernal Tamayo" w:date="2026-03-11T14:28:00Z" w16du:dateUtc="2026-03-11T11:28:00Z">
              <m:rPr>
                <m:sty m:val="p"/>
              </m:rPr>
              <w:rPr>
                <w:rStyle w:val="CommentReference"/>
                <w:rFonts w:ascii="Cambria Math" w:hAnsi="Cambria Math"/>
                <w:sz w:val="24"/>
                <w:szCs w:val="24"/>
              </w:rPr>
              <w:commentReference w:id="999"/>
            </w:del>
          </m:r>
          <m:r>
            <w:del w:id="1008" w:author="Juan Pablo Bernal Tamayo" w:date="2026-03-11T14:28:00Z" w16du:dateUtc="2026-03-11T11:28:00Z">
              <m:rPr>
                <m:sty m:val="p"/>
              </m:rPr>
              <w:rPr>
                <w:rFonts w:ascii="Cambria Math" w:hAnsi="Cambria Math"/>
              </w:rPr>
              <m:t>exp</m:t>
            </w:del>
          </m:r>
          <m:r>
            <w:del w:id="1009" w:author="Juan Pablo Bernal Tamayo" w:date="2026-03-11T14:28:00Z" w16du:dateUtc="2026-03-11T11:28:00Z">
              <w:rPr>
                <w:rFonts w:ascii="Cambria Math" w:hAnsi="Cambria Math"/>
              </w:rPr>
              <m:t>​</m:t>
            </w:del>
          </m:r>
          <m:d>
            <m:dPr>
              <m:ctrlPr>
                <w:del w:id="1010" w:author="Juan Pablo Bernal Tamayo" w:date="2026-03-11T14:28:00Z" w16du:dateUtc="2026-03-11T11:28:00Z">
                  <w:rPr>
                    <w:rFonts w:ascii="Cambria Math" w:hAnsi="Cambria Math"/>
                  </w:rPr>
                </w:del>
              </m:ctrlPr>
            </m:dPr>
            <m:e>
              <m:r>
                <w:del w:id="1011" w:author="Juan Pablo Bernal Tamayo" w:date="2026-03-11T14:28:00Z" w16du:dateUtc="2026-03-11T11:28:00Z">
                  <m:rPr>
                    <m:sty m:val="p"/>
                  </m:rPr>
                  <w:rPr>
                    <w:rFonts w:ascii="Cambria Math" w:hAnsi="Cambria Math"/>
                  </w:rPr>
                  <m:t>-</m:t>
                </w:del>
              </m:r>
              <m:f>
                <m:fPr>
                  <m:ctrlPr>
                    <w:del w:id="1012" w:author="Juan Pablo Bernal Tamayo" w:date="2026-03-11T14:28:00Z" w16du:dateUtc="2026-03-11T11:28:00Z">
                      <w:rPr>
                        <w:rFonts w:ascii="Cambria Math" w:hAnsi="Cambria Math"/>
                      </w:rPr>
                    </w:del>
                  </m:ctrlPr>
                </m:fPr>
                <m:num>
                  <m:sSubSup>
                    <m:sSubSupPr>
                      <m:ctrlPr>
                        <w:del w:id="1013" w:author="Juan Pablo Bernal Tamayo" w:date="2026-03-11T14:28:00Z" w16du:dateUtc="2026-03-11T11:28:00Z">
                          <w:rPr>
                            <w:rFonts w:ascii="Cambria Math" w:hAnsi="Cambria Math"/>
                          </w:rPr>
                        </w:del>
                      </m:ctrlPr>
                    </m:sSubSupPr>
                    <m:e>
                      <m:r>
                        <w:del w:id="1014" w:author="Juan Pablo Bernal Tamayo" w:date="2026-03-11T14:28:00Z" w16du:dateUtc="2026-03-11T11:28:00Z">
                          <w:rPr>
                            <w:rFonts w:ascii="Cambria Math" w:hAnsi="Cambria Math"/>
                          </w:rPr>
                          <m:t>d</m:t>
                        </w:del>
                      </m:r>
                    </m:e>
                    <m:sub>
                      <m:r>
                        <w:del w:id="1015" w:author="Juan Pablo Bernal Tamayo" w:date="2026-03-11T14:28:00Z" w16du:dateUtc="2026-03-11T11:28:00Z">
                          <w:rPr>
                            <w:rFonts w:ascii="Cambria Math" w:hAnsi="Cambria Math"/>
                          </w:rPr>
                          <m:t>ij</m:t>
                        </w:del>
                      </m:r>
                    </m:sub>
                    <m:sup>
                      <m:r>
                        <w:del w:id="1016" w:author="Juan Pablo Bernal Tamayo" w:date="2026-03-11T14:28:00Z" w16du:dateUtc="2026-03-11T11:28:00Z">
                          <w:rPr>
                            <w:rFonts w:ascii="Cambria Math" w:hAnsi="Cambria Math"/>
                          </w:rPr>
                          <m:t>2</m:t>
                        </w:del>
                      </m:r>
                    </m:sup>
                  </m:sSubSup>
                </m:num>
                <m:den>
                  <m:r>
                    <w:del w:id="1017" w:author="Juan Pablo Bernal Tamayo" w:date="2026-03-11T14:28:00Z" w16du:dateUtc="2026-03-11T11:28:00Z">
                      <w:rPr>
                        <w:rFonts w:ascii="Cambria Math" w:hAnsi="Cambria Math"/>
                      </w:rPr>
                      <m:t>2</m:t>
                    </w:del>
                  </m:r>
                  <m:sSup>
                    <m:sSupPr>
                      <m:ctrlPr>
                        <w:del w:id="1018" w:author="Juan Pablo Bernal Tamayo" w:date="2026-03-11T14:28:00Z" w16du:dateUtc="2026-03-11T11:28:00Z">
                          <w:rPr>
                            <w:rFonts w:ascii="Cambria Math" w:hAnsi="Cambria Math"/>
                          </w:rPr>
                        </w:del>
                      </m:ctrlPr>
                    </m:sSupPr>
                    <m:e>
                      <m:r>
                        <w:del w:id="1019" w:author="Juan Pablo Bernal Tamayo" w:date="2026-03-11T14:28:00Z" w16du:dateUtc="2026-03-11T11:28:00Z">
                          <w:rPr>
                            <w:rFonts w:ascii="Cambria Math" w:hAnsi="Cambria Math"/>
                          </w:rPr>
                          <m:t>σ</m:t>
                        </w:del>
                      </m:r>
                    </m:e>
                    <m:sup>
                      <m:r>
                        <w:del w:id="1020" w:author="Juan Pablo Bernal Tamayo" w:date="2026-03-11T14:28:00Z" w16du:dateUtc="2026-03-11T11:28:00Z">
                          <w:rPr>
                            <w:rFonts w:ascii="Cambria Math" w:hAnsi="Cambria Math"/>
                          </w:rPr>
                          <m:t>2</m:t>
                        </w:del>
                      </m:r>
                    </m:sup>
                  </m:sSup>
                </m:den>
              </m:f>
            </m:e>
          </m:d>
        </m:oMath>
      </m:oMathPara>
    </w:p>
    <w:p w14:paraId="0A3E97AF" w14:textId="77777777" w:rsidR="00DA1B97" w:rsidRDefault="00674E62">
      <w:pPr>
        <w:pStyle w:val="BodyText"/>
        <w:pPrChange w:id="1021" w:author="Juan Pablo Bernal Tamayo" w:date="2026-03-11T14:28:00Z" w16du:dateUtc="2026-03-11T11:28:00Z">
          <w:pPr>
            <w:pStyle w:val="FirstParagraph"/>
          </w:pPr>
        </w:pPrChange>
      </w:pPr>
      <w:r>
        <w:t xml:space="preserve">with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the Euclidean distance in 2D embedding space between extended grid point </w:t>
      </w:r>
      <m:oMath>
        <m:r>
          <w:rPr>
            <w:rFonts w:ascii="Cambria Math" w:hAnsi="Cambria Math"/>
          </w:rPr>
          <m:t>i</m:t>
        </m:r>
      </m:oMath>
      <w:r>
        <w:t xml:space="preserve"> and cell-type grid point </w:t>
      </w:r>
      <m:oMath>
        <m:r>
          <w:rPr>
            <w:rFonts w:ascii="Cambria Math" w:hAnsi="Cambria Math"/>
          </w:rPr>
          <m:t>j</m:t>
        </m:r>
      </m:oMath>
      <w:r>
        <w:t xml:space="preserve">, and </w:t>
      </w:r>
      <m:oMath>
        <m:r>
          <w:rPr>
            <w:rFonts w:ascii="Cambria Math" w:hAnsi="Cambria Math"/>
          </w:rPr>
          <m:t>σ</m:t>
        </m:r>
      </m:oMath>
      <w:r>
        <w:t xml:space="preserve"> set to the length of a pixel diagonal in the extended grid. This bandwidth choice ensures that contributions </w:t>
      </w:r>
      <w:commentRangeStart w:id="1022"/>
      <w:commentRangeStart w:id="1023"/>
      <w:r>
        <w:t xml:space="preserve">decay rapidly beyond </w:t>
      </w:r>
      <w:commentRangeEnd w:id="1022"/>
      <w:r w:rsidR="00C90F96">
        <w:rPr>
          <w:rStyle w:val="CommentReference"/>
          <w:sz w:val="24"/>
          <w:szCs w:val="24"/>
        </w:rPr>
        <w:commentReference w:id="1022"/>
      </w:r>
      <w:commentRangeEnd w:id="1023"/>
      <w:r w:rsidR="00494CD7">
        <w:rPr>
          <w:rStyle w:val="CommentReference"/>
          <w:sz w:val="24"/>
          <w:szCs w:val="24"/>
        </w:rPr>
        <w:commentReference w:id="1023"/>
      </w:r>
      <w:r>
        <w:t>the nearest grid spacing, producing smooth interpolation without long-range blurring.</w:t>
      </w:r>
    </w:p>
    <w:p w14:paraId="1E4DD2B1" w14:textId="77777777" w:rsidR="00DA1B97" w:rsidRDefault="00231E4A">
      <w:r>
        <w:pict w14:anchorId="16A561FC">
          <v:rect id="Horizontal Line 5" o:spid="_x0000_s1033"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989A08" w14:textId="77777777" w:rsidR="00DA1B97" w:rsidRDefault="00674E62">
      <w:pPr>
        <w:pStyle w:val="Heading2"/>
      </w:pPr>
      <w:bookmarkStart w:id="1024" w:name="jacobian-analysis"/>
      <w:bookmarkEnd w:id="891"/>
      <w:bookmarkEnd w:id="916"/>
      <w:r>
        <w:lastRenderedPageBreak/>
        <w:t>6. Jacobian Analysis</w:t>
      </w:r>
    </w:p>
    <w:p w14:paraId="3B59F48E" w14:textId="77777777" w:rsidR="00DA1B97" w:rsidRDefault="00674E62">
      <w:pPr>
        <w:pStyle w:val="Heading3"/>
      </w:pPr>
      <w:bookmarkStart w:id="1025" w:name="jacobian-matrix"/>
      <w:r>
        <w:t>6.1 Jacobian Matrix</w:t>
      </w:r>
    </w:p>
    <w:p w14:paraId="0507C8A7" w14:textId="77777777" w:rsidR="00DA1B97" w:rsidRDefault="00674E62">
      <w:pPr>
        <w:pStyle w:val="FirstParagraph"/>
      </w:pPr>
      <w:r>
        <w:t xml:space="preserve">The Jacobian of the velocity field </w:t>
      </w:r>
      <m:oMath>
        <m:r>
          <m:rPr>
            <m:sty m:val="b"/>
          </m:rPr>
          <w:rPr>
            <w:rFonts w:ascii="Cambria Math" w:hAnsi="Cambria Math"/>
          </w:rPr>
          <m:t>f</m:t>
        </m:r>
        <w:commentRangeStart w:id="1026"/>
        <w:commentRangeStart w:id="1027"/>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Wφ</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γ</m:t>
        </m:r>
        <m:r>
          <m:rPr>
            <m:sty m:val="b"/>
          </m:rPr>
          <w:rPr>
            <w:rFonts w:ascii="Cambria Math" w:hAnsi="Cambria Math"/>
          </w:rPr>
          <m:t>x</m:t>
        </m:r>
        <m:r>
          <m:rPr>
            <m:sty m:val="p"/>
          </m:rPr>
          <w:rPr>
            <w:rFonts w:ascii="Cambria Math" w:hAnsi="Cambria Math"/>
          </w:rPr>
          <m:t>+</m:t>
        </m:r>
        <m:r>
          <m:rPr>
            <m:sty m:val="b"/>
          </m:rPr>
          <w:rPr>
            <w:rFonts w:ascii="Cambria Math" w:hAnsi="Cambria Math"/>
          </w:rPr>
          <m:t>I</m:t>
        </m:r>
      </m:oMath>
      <w:r>
        <w:t xml:space="preserve"> evaluated at cell state </w:t>
      </w:r>
      <m:oMath>
        <m:r>
          <m:rPr>
            <m:sty m:val="b"/>
          </m:rPr>
          <w:rPr>
            <w:rFonts w:ascii="Cambria Math" w:hAnsi="Cambria Math"/>
          </w:rPr>
          <m:t>x</m:t>
        </m:r>
      </m:oMath>
      <w:r>
        <w:t xml:space="preserve"> is:</w:t>
      </w:r>
    </w:p>
    <w:p w14:paraId="16A952B6" w14:textId="77777777" w:rsidR="00DA1B97" w:rsidRDefault="00000000">
      <w:pPr>
        <w:pStyle w:val="BodyText"/>
      </w:pPr>
      <m:oMath>
        <m:sSub>
          <m:sSubPr>
            <m:ctrlPr>
              <w:rPr>
                <w:rFonts w:ascii="Cambria Math" w:hAnsi="Cambria Math"/>
              </w:rPr>
            </m:ctrlPr>
          </m:sSubPr>
          <m:e>
            <m:r>
              <w:rPr>
                <w:rFonts w:ascii="Cambria Math" w:hAnsi="Cambria Math"/>
              </w:rPr>
              <m:t>J</m:t>
            </m:r>
          </m:e>
          <m:sub>
            <m:r>
              <w:rPr>
                <w:rFonts w:ascii="Cambria Math" w:hAnsi="Cambria Math"/>
              </w:rPr>
              <m:t>ij</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ij</m:t>
            </m:r>
          </m:sub>
        </m:sSub>
      </m:oMath>
      <w:commentRangeEnd w:id="1026"/>
      <w:r w:rsidR="00C90F96">
        <w:rPr>
          <w:rStyle w:val="CommentReference"/>
          <w:sz w:val="24"/>
          <w:szCs w:val="24"/>
        </w:rPr>
        <w:commentReference w:id="1026"/>
      </w:r>
      <w:commentRangeEnd w:id="1027"/>
      <w:r w:rsidR="00494CD7">
        <w:rPr>
          <w:rStyle w:val="CommentReference"/>
          <w:sz w:val="24"/>
          <w:szCs w:val="24"/>
        </w:rPr>
        <w:commentReference w:id="1027"/>
      </w:r>
    </w:p>
    <w:p w14:paraId="78D6D1C0" w14:textId="1A90CD1D" w:rsidR="00DA1B97" w:rsidRDefault="00674E62">
      <w:pPr>
        <w:pStyle w:val="FirstParagraph"/>
      </w:pPr>
      <w:r>
        <w:t xml:space="preserve">where </w:t>
      </w:r>
      <m:oMath>
        <m:sSubSup>
          <m:sSubSupPr>
            <m:ctrlPr>
              <w:rPr>
                <w:rFonts w:ascii="Cambria Math" w:hAnsi="Cambria Math"/>
              </w:rPr>
            </m:ctrlPr>
          </m:sSubSupPr>
          <m:e>
            <m:r>
              <w:rPr>
                <w:rFonts w:ascii="Cambria Math" w:hAnsi="Cambria Math"/>
              </w:rPr>
              <m:t>φ</m:t>
            </m:r>
            <m:ctrlPr>
              <w:rPr>
                <w:rFonts w:ascii="Cambria Math" w:hAnsi="Cambria Math"/>
                <w:i/>
              </w:rPr>
            </m:ctrlPr>
          </m:e>
          <m:sub>
            <m:r>
              <w:rPr>
                <w:rFonts w:ascii="Cambria Math" w:hAnsi="Cambria Math"/>
              </w:rPr>
              <m:t>j</m:t>
            </m:r>
            <m:ctrlPr>
              <w:rPr>
                <w:rFonts w:ascii="Cambria Math" w:hAnsi="Cambria Math"/>
                <w:i/>
              </w:rPr>
            </m:ctrlPr>
          </m:sub>
          <m:sup>
            <m:r>
              <m:rPr>
                <m:sty m:val="p"/>
              </m:rPr>
              <w:rPr>
                <w:rFonts w:ascii="Cambria Math" w:hAnsi="Cambria Math"/>
              </w:rPr>
              <m:t>'</m:t>
            </m:r>
            <m:d>
              <m:dPr>
                <m:ctrlPr>
                  <w:del w:id="1028" w:author="Juan Pablo Bernal Tamayo" w:date="2026-03-11T14:32:00Z" w16du:dateUtc="2026-03-11T11:32:00Z">
                    <w:rPr>
                      <w:rFonts w:ascii="Cambria Math" w:hAnsi="Cambria Math"/>
                    </w:rPr>
                  </w:del>
                </m:ctrlPr>
              </m:dPr>
              <m:e>
                <m:sSub>
                  <m:sSubPr>
                    <m:ctrlPr>
                      <w:del w:id="1029" w:author="Juan Pablo Bernal Tamayo" w:date="2026-03-11T14:32:00Z" w16du:dateUtc="2026-03-11T11:32:00Z">
                        <w:rPr>
                          <w:rFonts w:ascii="Cambria Math" w:hAnsi="Cambria Math"/>
                        </w:rPr>
                      </w:del>
                    </m:ctrlPr>
                  </m:sSubPr>
                  <m:e>
                    <m:r>
                      <w:del w:id="1030" w:author="Juan Pablo Bernal Tamayo" w:date="2026-03-11T14:32:00Z" w16du:dateUtc="2026-03-11T11:32:00Z">
                        <w:rPr>
                          <w:rFonts w:ascii="Cambria Math" w:hAnsi="Cambria Math"/>
                        </w:rPr>
                        <m:t>x</m:t>
                      </w:del>
                    </m:r>
                  </m:e>
                  <m:sub>
                    <m:r>
                      <w:del w:id="1031" w:author="Juan Pablo Bernal Tamayo" w:date="2026-03-11T14:32:00Z" w16du:dateUtc="2026-03-11T11:32:00Z">
                        <w:rPr>
                          <w:rFonts w:ascii="Cambria Math" w:hAnsi="Cambria Math"/>
                        </w:rPr>
                        <m:t>j</m:t>
                      </w:del>
                    </m:r>
                  </m:sub>
                </m:sSub>
              </m:e>
            </m:d>
          </m:sup>
        </m:sSubSup>
        <m:d>
          <m:dPr>
            <m:ctrlPr>
              <w:ins w:id="1032" w:author="Juan Pablo Bernal Tamayo" w:date="2026-03-11T14:32:00Z" w16du:dateUtc="2026-03-11T11:32:00Z">
                <w:rPr>
                  <w:rFonts w:ascii="Cambria Math" w:hAnsi="Cambria Math"/>
                  <w:i/>
                  <w:iCs/>
                </w:rPr>
              </w:ins>
            </m:ctrlPr>
          </m:dPr>
          <m:e>
            <m:sSub>
              <m:sSubPr>
                <m:ctrlPr>
                  <w:ins w:id="1033" w:author="Juan Pablo Bernal Tamayo" w:date="2026-03-11T14:32:00Z" w16du:dateUtc="2026-03-11T11:32:00Z">
                    <w:rPr>
                      <w:rFonts w:ascii="Cambria Math" w:hAnsi="Cambria Math"/>
                      <w:i/>
                      <w:iCs/>
                    </w:rPr>
                  </w:ins>
                </m:ctrlPr>
              </m:sSubPr>
              <m:e>
                <m:r>
                  <w:ins w:id="1034" w:author="Juan Pablo Bernal Tamayo" w:date="2026-03-11T14:32:00Z" w16du:dateUtc="2026-03-11T11:32:00Z">
                    <w:rPr>
                      <w:rFonts w:ascii="Cambria Math" w:hAnsi="Cambria Math"/>
                    </w:rPr>
                    <m:t>x</m:t>
                  </w:ins>
                </m:r>
              </m:e>
              <m:sub>
                <m:r>
                  <w:ins w:id="1035" w:author="Juan Pablo Bernal Tamayo" w:date="2026-03-11T14:32:00Z" w16du:dateUtc="2026-03-11T11:32:00Z">
                    <w:rPr>
                      <w:rFonts w:ascii="Cambria Math" w:hAnsi="Cambria Math"/>
                    </w:rPr>
                    <m:t>j</m:t>
                  </w:ins>
                </m:r>
              </m:sub>
            </m:sSub>
            <m:ctrlPr>
              <w:ins w:id="1036" w:author="Juan Pablo Bernal Tamayo" w:date="2026-03-11T14:32:00Z" w16du:dateUtc="2026-03-11T11:32:00Z">
                <w:rPr>
                  <w:rFonts w:ascii="Cambria Math" w:hAnsi="Cambria Math"/>
                  <w:i/>
                </w:rPr>
              </w:ins>
            </m:ctrlPr>
          </m:e>
        </m:d>
        <m:r>
          <w:ins w:id="1037" w:author="Juan Pablo Bernal Tamayo" w:date="2026-03-11T14:32:00Z" w16du:dateUtc="2026-03-11T11:32:00Z">
            <w:rPr>
              <w:rFonts w:ascii="Cambria Math" w:hAnsi="Cambria Math"/>
            </w:rPr>
            <m:t>=</m:t>
          </w:ins>
        </m:r>
        <m:r>
          <w:del w:id="1038" w:author="Juan Pablo Bernal Tamayo" w:date="2026-03-11T14:32:00Z" w16du:dateUtc="2026-03-11T11:32:00Z">
            <m:rPr>
              <m:sty m:val="p"/>
            </m:rPr>
            <w:rPr>
              <w:rFonts w:ascii="Cambria Math" w:hAnsi="Cambria Math"/>
            </w:rPr>
            <m:t>=</m:t>
          </w:del>
        </m:r>
        <m:sSub>
          <m:sSubPr>
            <m:ctrlPr>
              <w:rPr>
                <w:rFonts w:ascii="Cambria Math" w:hAnsi="Cambria Math"/>
              </w:rPr>
            </m:ctrlPr>
          </m:sSubPr>
          <m:e>
            <m:sSub>
              <m:sSubPr>
                <m:ctrlPr>
                  <w:ins w:id="1039" w:author="Juan Pablo Bernal Tamayo" w:date="2026-03-11T14:31:00Z" w16du:dateUtc="2026-03-11T11:31:00Z">
                    <w:rPr>
                      <w:rFonts w:ascii="Cambria Math" w:hAnsi="Cambria Math"/>
                      <w:i/>
                    </w:rPr>
                  </w:ins>
                </m:ctrlPr>
              </m:sSubPr>
              <m:e>
                <m:r>
                  <w:ins w:id="1040" w:author="Juan Pablo Bernal Tamayo" w:date="2026-03-11T14:31:00Z" w16du:dateUtc="2026-03-11T11:31:00Z">
                    <w:rPr>
                      <w:rFonts w:ascii="Cambria Math" w:hAnsi="Cambria Math"/>
                    </w:rPr>
                    <m:t>n</m:t>
                  </w:ins>
                </m:r>
              </m:e>
              <m:sub>
                <m:r>
                  <w:ins w:id="1041" w:author="Juan Pablo Bernal Tamayo" w:date="2026-03-11T14:31:00Z" w16du:dateUtc="2026-03-11T11:31:00Z">
                    <w:rPr>
                      <w:rFonts w:ascii="Cambria Math" w:hAnsi="Cambria Math"/>
                    </w:rPr>
                    <m:t>j</m:t>
                  </w:ins>
                </m:r>
              </m:sub>
            </m:sSub>
            <m:r>
              <w:ins w:id="1042" w:author="Juan Pablo Bernal Tamayo" w:date="2026-03-11T14:31:00Z" w16du:dateUtc="2026-03-11T11:31:00Z">
                <w:rPr>
                  <w:rFonts w:ascii="Cambria Math" w:hAnsi="Cambria Math"/>
                </w:rPr>
                <m:t>⋅</m:t>
              </w:ins>
            </m:r>
            <m:r>
              <w:rPr>
                <w:rFonts w:ascii="Cambria Math" w:hAnsi="Cambria Math"/>
              </w:rPr>
              <m:t>φ</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w:commentRangeStart w:id="1043"/>
        <m:r>
          <w:ins w:id="1044" w:author="Juan Pablo Bernal Tamayo" w:date="2026-03-11T14:31:00Z" w16du:dateUtc="2026-03-11T11:31:00Z">
            <w:rPr>
              <w:rFonts w:ascii="Cambria Math" w:hAnsi="Cambria Math"/>
            </w:rPr>
            <m:t>⋅</m:t>
          </w:ins>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oMath>
      <w:commentRangeEnd w:id="1043"/>
      <w:r w:rsidR="00C90F96">
        <w:rPr>
          <w:rStyle w:val="CommentReference"/>
          <w:sz w:val="24"/>
          <w:szCs w:val="24"/>
        </w:rPr>
        <w:commentReference w:id="1043"/>
      </w:r>
      <w:r>
        <w:t xml:space="preserve"> and </w:t>
      </w:r>
      <m:oMath>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is the Kronecker delta. The Jacobian lineari</w:t>
      </w:r>
      <w:ins w:id="1045" w:author="Juan Pablo Bernal Tamayo" w:date="2026-06-05T13:29:00Z" w16du:dateUtc="2026-06-05T10:29:00Z">
        <w:r w:rsidR="00E2350D">
          <w:t>z</w:t>
        </w:r>
      </w:ins>
      <w:del w:id="1046" w:author="Juan Pablo Bernal Tamayo" w:date="2026-06-05T13:29:00Z" w16du:dateUtc="2026-06-05T10:29:00Z">
        <w:r w:rsidDel="00E2350D">
          <w:delText>s</w:delText>
        </w:r>
      </w:del>
      <w:r>
        <w:t>es the gene regulatory dynamics around each cell’s current state, capturing instantaneous network effects.</w:t>
      </w:r>
    </w:p>
    <w:p w14:paraId="6439B772" w14:textId="77777777" w:rsidR="00DA1B97" w:rsidRDefault="00674E62">
      <w:pPr>
        <w:pStyle w:val="Heading3"/>
      </w:pPr>
      <w:bookmarkStart w:id="1047" w:name="divergence-local-volume-expansion"/>
      <w:bookmarkEnd w:id="1025"/>
      <w:r>
        <w:t>6.2 Divergence (Local Volume Expansion)</w:t>
      </w:r>
    </w:p>
    <w:p w14:paraId="153F84A1" w14:textId="77777777" w:rsidR="00DA1B97" w:rsidRDefault="00674E62">
      <w:pPr>
        <w:pStyle w:val="FirstParagraph"/>
      </w:pPr>
      <w:r>
        <w:t>The divergence of the velocity field quantifies the rate at which state-space volume expands or contracts locally:</w:t>
      </w:r>
    </w:p>
    <w:p w14:paraId="40CFE3C3" w14:textId="77777777" w:rsidR="00DA1B97" w:rsidRDefault="00674E62">
      <w:pPr>
        <w:pStyle w:val="BodyText"/>
      </w:pPr>
      <m:oMathPara>
        <m:oMathParaPr>
          <m:jc m:val="center"/>
        </m:oMathParaPr>
        <m:oMath>
          <m:r>
            <m:rPr>
              <m:sty m:val="p"/>
            </m:rPr>
            <w:rPr>
              <w:rFonts w:ascii="Cambria Math" w:hAnsi="Cambria Math"/>
            </w:rPr>
            <m:t>∇⋅</m:t>
          </m:r>
          <m:r>
            <m:rPr>
              <m:sty m:val="b"/>
            </m:rP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=Tr</m:t>
          </m:r>
          <m:d>
            <m:dPr>
              <m:ctrlPr>
                <w:rPr>
                  <w:rFonts w:ascii="Cambria Math" w:hAnsi="Cambria Math"/>
                </w:rPr>
              </m:ctrlPr>
            </m:dPr>
            <m:e>
              <m:r>
                <w:rPr>
                  <w:rFonts w:ascii="Cambria Math" w:hAnsi="Cambria Math"/>
                </w:rPr>
                <m:t>J</m:t>
              </m:r>
              <m:d>
                <m:dPr>
                  <m:ctrlPr>
                    <w:rPr>
                      <w:rFonts w:ascii="Cambria Math" w:hAnsi="Cambria Math"/>
                    </w:rPr>
                  </m:ctrlPr>
                </m:dPr>
                <m:e>
                  <m:r>
                    <m:rPr>
                      <m:sty m:val="b"/>
                    </m:rPr>
                    <w:rPr>
                      <w:rFonts w:ascii="Cambria Math" w:hAnsi="Cambria Math"/>
                    </w:rPr>
                    <m:t>x</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J</m:t>
                  </m:r>
                </m:e>
                <m:sub>
                  <m:r>
                    <w:rPr>
                      <w:rFonts w:ascii="Cambria Math" w:hAnsi="Cambria Math"/>
                    </w:rPr>
                    <m:t>ii</m:t>
                  </m:r>
                </m:sub>
              </m:sSub>
            </m:e>
          </m:nary>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k</m:t>
                  </m:r>
                </m:sub>
              </m:sSub>
            </m:e>
          </m:nary>
          <m:d>
            <m:dPr>
              <m:ctrlPr>
                <w:rPr>
                  <w:rFonts w:ascii="Cambria Math" w:hAnsi="Cambria Math"/>
                </w:rPr>
              </m:ctrlPr>
            </m:dPr>
            <m:e>
              <m:r>
                <m:rPr>
                  <m:sty m:val="b"/>
                </m:rPr>
                <w:rPr>
                  <w:rFonts w:ascii="Cambria Math" w:hAnsi="Cambria Math"/>
                </w:rPr>
                <m:t>x</m:t>
              </m:r>
            </m:e>
          </m:d>
        </m:oMath>
      </m:oMathPara>
    </w:p>
    <w:p w14:paraId="0261906D" w14:textId="77777777" w:rsidR="00DA1B97" w:rsidRDefault="00674E62">
      <w:pPr>
        <w:pStyle w:val="FirstParagrap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are the eigenvalues of </w:t>
      </w:r>
      <m:oMath>
        <m:r>
          <w:rPr>
            <w:rFonts w:ascii="Cambria Math" w:hAnsi="Cambria Math"/>
          </w:rPr>
          <m:t>J</m:t>
        </m:r>
        <m:d>
          <m:dPr>
            <m:ctrlPr>
              <w:rPr>
                <w:rFonts w:ascii="Cambria Math" w:hAnsi="Cambria Math"/>
              </w:rPr>
            </m:ctrlPr>
          </m:dPr>
          <m:e>
            <m:r>
              <m:rPr>
                <m:sty m:val="b"/>
              </m:rPr>
              <w:rPr>
                <w:rFonts w:ascii="Cambria Math" w:hAnsi="Cambria Math"/>
              </w:rPr>
              <m:t>x</m:t>
            </m:r>
          </m:e>
        </m:d>
      </m:oMath>
      <w:r>
        <w:t>. Positive divergence indicates local state-space expansion (unstable, proliferating phase); negative divergence indicates contraction (convergence towards an attractor).</w:t>
      </w:r>
    </w:p>
    <w:p w14:paraId="73EE5E3E" w14:textId="77777777" w:rsidR="00DA1B97" w:rsidRDefault="00674E62">
      <w:pPr>
        <w:pStyle w:val="Heading3"/>
      </w:pPr>
      <w:bookmarkStart w:id="1048" w:name="Xdfb14eae84d3551ced5c1fdcb798e4a05a28214"/>
      <w:bookmarkEnd w:id="1047"/>
      <w:r>
        <w:t>6.3 Eigenvalue Analysis (Stability and Oscillations)</w:t>
      </w:r>
    </w:p>
    <w:p w14:paraId="1AA256A8" w14:textId="16D7ECEA" w:rsidR="00DA1B97" w:rsidRDefault="00674E62">
      <w:pPr>
        <w:pStyle w:val="FirstParagraph"/>
      </w:pPr>
      <w:r>
        <w:t xml:space="preserve">The eigenvalues </w:t>
      </w:r>
      <m:oMath>
        <m:sSub>
          <m:sSubPr>
            <m:ctrlPr>
              <w:rPr>
                <w:rFonts w:ascii="Cambria Math" w:hAnsi="Cambria Math"/>
              </w:rPr>
            </m:ctrlPr>
          </m:sSubPr>
          <m:e>
            <m:r>
              <w:rPr>
                <w:rFonts w:ascii="Cambria Math" w:hAnsi="Cambria Math"/>
              </w:rPr>
              <m:t>λ</m:t>
            </m:r>
          </m:e>
          <m:sub>
            <m:r>
              <w:rPr>
                <w:rFonts w:ascii="Cambria Math" w:hAnsi="Cambria Math"/>
              </w:rPr>
              <m:t>k</m:t>
            </m:r>
          </m:sub>
        </m:sSub>
        <m:d>
          <m:dPr>
            <m:ctrlPr>
              <w:rPr>
                <w:rFonts w:ascii="Cambria Math" w:hAnsi="Cambria Math"/>
              </w:rPr>
            </m:ctrlPr>
          </m:dPr>
          <m:e>
            <m:r>
              <m:rPr>
                <m:sty m:val="b"/>
              </m:rPr>
              <w:rPr>
                <w:rFonts w:ascii="Cambria Math" w:hAnsi="Cambria Math"/>
              </w:rPr>
              <m:t>x</m:t>
            </m:r>
          </m:e>
        </m:d>
      </m:oMath>
      <w:r>
        <w:t xml:space="preserve"> of </w:t>
      </w:r>
      <m:oMath>
        <m:r>
          <w:rPr>
            <w:rFonts w:ascii="Cambria Math" w:hAnsi="Cambria Math"/>
          </w:rPr>
          <m:t>J</m:t>
        </m:r>
        <m:d>
          <m:dPr>
            <m:ctrlPr>
              <w:rPr>
                <w:rFonts w:ascii="Cambria Math" w:hAnsi="Cambria Math"/>
              </w:rPr>
            </m:ctrlPr>
          </m:dPr>
          <m:e>
            <m:r>
              <m:rPr>
                <m:sty m:val="b"/>
              </m:rPr>
              <w:rPr>
                <w:rFonts w:ascii="Cambria Math" w:hAnsi="Cambria Math"/>
              </w:rPr>
              <m:t>x</m:t>
            </m:r>
          </m:e>
        </m:d>
      </m:oMath>
      <w:r>
        <w:t xml:space="preserve"> characteri</w:t>
      </w:r>
      <w:ins w:id="1049" w:author="Juan Pablo Bernal Tamayo" w:date="2026-06-05T13:29:00Z" w16du:dateUtc="2026-06-05T10:29:00Z">
        <w:r w:rsidR="00E2350D">
          <w:t>z</w:t>
        </w:r>
      </w:ins>
      <w:del w:id="1050" w:author="Juan Pablo Bernal Tamayo" w:date="2026-06-05T13:29:00Z" w16du:dateUtc="2026-06-05T10:29:00Z">
        <w:r w:rsidDel="00E2350D">
          <w:delText>s</w:delText>
        </w:r>
      </w:del>
      <w:r>
        <w:t xml:space="preserve">e the local stability of the dynamical system: - </w:t>
      </w:r>
      <m:oMath>
        <m:r>
          <m:rPr>
            <m:nor/>
          </m:rPr>
          <m:t>Re</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&lt;</m:t>
        </m:r>
        <m:r>
          <w:rPr>
            <w:rFonts w:ascii="Cambria Math" w:hAnsi="Cambria Math"/>
          </w:rPr>
          <m:t>0</m:t>
        </m:r>
      </m:oMath>
      <w:r>
        <w:t xml:space="preserve">: trajectories locally converge along the </w:t>
      </w:r>
      <m:oMath>
        <m:r>
          <w:rPr>
            <w:rFonts w:ascii="Cambria Math" w:hAnsi="Cambria Math"/>
          </w:rPr>
          <m:t>k</m:t>
        </m:r>
      </m:oMath>
      <w:r>
        <w:t xml:space="preserve">-th eigendirection. - </w:t>
      </w:r>
      <m:oMath>
        <m:r>
          <m:rPr>
            <m:nor/>
          </m:rPr>
          <m:t>Re</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&gt;</m:t>
        </m:r>
        <m:r>
          <w:rPr>
            <w:rFonts w:ascii="Cambria Math" w:hAnsi="Cambria Math"/>
          </w:rPr>
          <m:t>0</m:t>
        </m:r>
      </m:oMath>
      <w:r>
        <w:t xml:space="preserve">: trajectories locally diverge (saddle point or unstable focus). - </w:t>
      </w:r>
      <m:oMath>
        <m:r>
          <m:rPr>
            <m:nor/>
          </m:rPr>
          <m:t>Im</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m:t>
        </m:r>
        <m:r>
          <w:rPr>
            <w:rFonts w:ascii="Cambria Math" w:hAnsi="Cambria Math"/>
          </w:rPr>
          <m:t>0</m:t>
        </m:r>
      </m:oMath>
      <w:r>
        <w:t>: the system exhibits oscillatory dynamics; purely imaginary eigenvalues indicate a centre (neutral orbit).</w:t>
      </w:r>
    </w:p>
    <w:p w14:paraId="60E32540" w14:textId="77777777" w:rsidR="00DA1B97" w:rsidRDefault="00674E62">
      <w:pPr>
        <w:pStyle w:val="Heading3"/>
      </w:pPr>
      <w:bookmarkStart w:id="1051" w:name="vorticity-local-rotation-rate"/>
      <w:bookmarkEnd w:id="1048"/>
      <w:r>
        <w:t>6.4 Vorticity (Local Rotation Rate)</w:t>
      </w:r>
    </w:p>
    <w:p w14:paraId="0518E743" w14:textId="1EC1F2DE" w:rsidR="00DA1B97" w:rsidRDefault="00AF398C">
      <w:pPr>
        <w:pStyle w:val="FirstParagraph"/>
      </w:pPr>
      <w:r>
        <w:t>The skew-symmetric part of the Jacobian captures the local rotational component of the flow</w:t>
      </w:r>
      <w:r w:rsidR="00674E62">
        <w:t>:</w:t>
      </w:r>
    </w:p>
    <w:p w14:paraId="276CB51B" w14:textId="77777777" w:rsidR="00DA1B97" w:rsidRDefault="00674E62">
      <w:pPr>
        <w:pStyle w:val="BodyText"/>
      </w:pPr>
      <m:oMathPara>
        <m:oMathParaPr>
          <m:jc m:val="center"/>
        </m:oMathParaPr>
        <m:oMath>
          <m:r>
            <w:rPr>
              <w:rFonts w:ascii="Cambria Math" w:hAnsi="Cambria Math"/>
            </w:rPr>
            <m:t>A</m:t>
          </m:r>
          <m:d>
            <m:dPr>
              <m:ctrlPr>
                <w:rPr>
                  <w:rFonts w:ascii="Cambria Math" w:hAnsi="Cambria Math"/>
                </w:rPr>
              </m:ctrlPr>
            </m:dPr>
            <m:e>
              <m:r>
                <m:rPr>
                  <m:sty m:val="b"/>
                </m:rP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J</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J</m:t>
              </m:r>
              <m:sSup>
                <m:sSupPr>
                  <m:ctrlPr>
                    <w:rPr>
                      <w:rFonts w:ascii="Cambria Math" w:hAnsi="Cambria Math"/>
                    </w:rPr>
                  </m:ctrlPr>
                </m:sSupPr>
                <m:e>
                  <m:d>
                    <m:dPr>
                      <m:ctrlPr>
                        <w:rPr>
                          <w:rFonts w:ascii="Cambria Math" w:hAnsi="Cambria Math"/>
                        </w:rPr>
                      </m:ctrlPr>
                    </m:dPr>
                    <m:e>
                      <m:r>
                        <m:rPr>
                          <m:sty m:val="b"/>
                        </m:rPr>
                        <w:rPr>
                          <w:rFonts w:ascii="Cambria Math" w:hAnsi="Cambria Math"/>
                        </w:rPr>
                        <m:t>x</m:t>
                      </m:r>
                    </m:e>
                  </m:d>
                </m:e>
                <m:sup>
                  <m:r>
                    <w:rPr>
                      <w:rFonts w:ascii="Cambria Math" w:hAnsi="Cambria Math"/>
                    </w:rPr>
                    <m:t>T</m:t>
                  </m:r>
                </m:sup>
              </m:sSup>
            </m:e>
          </m:d>
        </m:oMath>
      </m:oMathPara>
    </w:p>
    <w:p w14:paraId="106C9664" w14:textId="78B13BC2" w:rsidR="00DA1B97" w:rsidRDefault="007F6942">
      <w:pPr>
        <w:pStyle w:val="FirstParagraph"/>
      </w:pPr>
      <w:r>
        <w:t>The Frobenius norm measures the magnitude of local rotation</w:t>
      </w:r>
      <w:r w:rsidR="00674E62">
        <w:t>:</w:t>
      </w:r>
    </w:p>
    <w:p w14:paraId="30D23C0B" w14:textId="7B174478" w:rsidR="00DA1B97" w:rsidRDefault="00674E62">
      <w:pPr>
        <w:pStyle w:val="BodyText"/>
      </w:pPr>
      <m:oMathPara>
        <m:oMathParaPr>
          <m:jc m:val="center"/>
        </m:oMathParaPr>
        <m:oMath>
          <m:r>
            <m:rPr>
              <m:sty m:val="p"/>
            </m:rPr>
            <w:rPr>
              <w:rFonts w:ascii="Cambria Math" w:hAnsi="Cambria Math"/>
            </w:rPr>
            <m:t>∥</m:t>
          </m:r>
          <m:r>
            <w:rPr>
              <w:rFonts w:ascii="Cambria Math" w:hAnsi="Cambria Math"/>
            </w:rPr>
            <m:t>A</m:t>
          </m:r>
          <m:d>
            <m:dPr>
              <m:ctrlPr>
                <w:rPr>
                  <w:rFonts w:ascii="Cambria Math" w:hAnsi="Cambria Math"/>
                </w:rPr>
              </m:ctrlPr>
            </m:dPr>
            <m:e>
              <m:r>
                <m:rPr>
                  <m:sty m:val="b"/>
                </m:rPr>
                <w:rPr>
                  <w:rFonts w:ascii="Cambria Math" w:hAnsi="Cambria Math"/>
                </w:rPr>
                <m:t>x</m:t>
              </m:r>
            </m:e>
          </m:d>
          <w:commentRangeStart w:id="1052"/>
          <m:sSub>
            <m:sSubPr>
              <m:ctrlPr>
                <w:rPr>
                  <w:rFonts w:ascii="Cambria Math" w:hAnsi="Cambria Math"/>
                </w:rPr>
              </m:ctrlPr>
            </m:sSubPr>
            <m:e>
              <m:r>
                <m:rPr>
                  <m:sty m:val="p"/>
                </m:rPr>
                <w:rPr>
                  <w:rFonts w:ascii="Cambria Math" w:hAnsi="Cambria Math"/>
                </w:rPr>
                <m:t>∥</m:t>
              </m:r>
            </m:e>
            <m:sub>
              <m:r>
                <w:rPr>
                  <w:rFonts w:ascii="Cambria Math" w:hAnsi="Cambria Math"/>
                </w:rPr>
                <m:t>F</m:t>
              </m:r>
            </m:sub>
          </m:sSub>
          <w:commentRangeEnd w:id="1052"/>
          <m:r>
            <m:rPr>
              <m:sty m:val="p"/>
            </m:rPr>
            <w:rPr>
              <w:rStyle w:val="CommentReference"/>
              <w:rFonts w:ascii="Cambria Math" w:hAnsi="Cambria Math"/>
              <w:sz w:val="24"/>
              <w:szCs w:val="24"/>
            </w:rPr>
            <w:commentReference w:id="1052"/>
          </m:r>
          <m:r>
            <m:rPr>
              <m:sty m:val="p"/>
            </m:rPr>
            <w:rPr>
              <w:rFonts w:ascii="Cambria Math" w:hAnsi="Cambria Math"/>
            </w:rPr>
            <m:t>=</m:t>
          </m:r>
          <w:commentRangeStart w:id="1053"/>
          <m:f>
            <m:fPr>
              <m:ctrlPr>
                <w:ins w:id="1054" w:author="Juan Pablo Bernal Tamayo" w:date="2026-03-11T14:39:00Z" w16du:dateUtc="2026-03-11T11:39:00Z">
                  <w:rPr>
                    <w:rFonts w:ascii="Cambria Math" w:hAnsi="Cambria Math"/>
                  </w:rPr>
                </w:ins>
              </m:ctrlPr>
            </m:fPr>
            <m:num>
              <m:r>
                <w:ins w:id="1055" w:author="Juan Pablo Bernal Tamayo" w:date="2026-03-11T14:39:00Z" w16du:dateUtc="2026-03-11T11:39:00Z">
                  <w:rPr>
                    <w:rFonts w:ascii="Cambria Math" w:hAnsi="Cambria Math"/>
                  </w:rPr>
                  <m:t>1</m:t>
                </w:ins>
              </m:r>
            </m:num>
            <m:den>
              <m:r>
                <w:ins w:id="1056" w:author="Juan Pablo Bernal Tamayo" w:date="2026-03-11T14:39:00Z" w16du:dateUtc="2026-03-11T11:39:00Z">
                  <w:rPr>
                    <w:rFonts w:ascii="Cambria Math" w:hAnsi="Cambria Math"/>
                  </w:rPr>
                  <m:t>2</m:t>
                </w:ins>
              </m:r>
            </m:den>
          </m:f>
          <w:commentRangeEnd w:id="1053"/>
          <m:r>
            <w:ins w:id="1057" w:author="Juan Pablo Bernal Tamayo" w:date="2026-03-11T14:39:00Z" w16du:dateUtc="2026-03-11T11:39:00Z">
              <m:rPr>
                <m:sty m:val="p"/>
              </m:rPr>
              <w:rPr>
                <w:rStyle w:val="CommentReference"/>
                <w:rFonts w:ascii="Cambria Math" w:hAnsi="Cambria Math"/>
                <w:sz w:val="24"/>
                <w:szCs w:val="24"/>
              </w:rPr>
              <w:commentReference w:id="1053"/>
            </w:ins>
          </m:r>
          <m:rad>
            <m:radPr>
              <m:degHide m:val="1"/>
              <m:ctrlPr>
                <w:rPr>
                  <w:rFonts w:ascii="Cambria Math" w:hAnsi="Cambria Math"/>
                </w:rPr>
              </m:ctrlPr>
            </m:radPr>
            <m:deg/>
            <m:e>
              <w:commentRangeStart w:id="1058"/>
              <m:f>
                <m:fPr>
                  <m:ctrlPr>
                    <w:del w:id="1059" w:author="Juan Pablo Bernal Tamayo" w:date="2026-03-11T14:39:00Z" w16du:dateUtc="2026-03-11T11:39:00Z">
                      <w:rPr>
                        <w:rFonts w:ascii="Cambria Math" w:hAnsi="Cambria Math"/>
                      </w:rPr>
                    </w:del>
                  </m:ctrlPr>
                </m:fPr>
                <m:num>
                  <m:r>
                    <w:del w:id="1060" w:author="Juan Pablo Bernal Tamayo" w:date="2026-03-11T14:39:00Z" w16du:dateUtc="2026-03-11T11:39:00Z">
                      <w:rPr>
                        <w:rFonts w:ascii="Cambria Math" w:hAnsi="Cambria Math"/>
                      </w:rPr>
                      <m:t>1</m:t>
                    </w:del>
                  </m:r>
                </m:num>
                <m:den>
                  <m:r>
                    <w:del w:id="1061" w:author="Juan Pablo Bernal Tamayo" w:date="2026-03-11T14:39:00Z" w16du:dateUtc="2026-03-11T11:39:00Z">
                      <w:rPr>
                        <w:rFonts w:ascii="Cambria Math" w:hAnsi="Cambria Math"/>
                      </w:rPr>
                      <m:t>2</m:t>
                    </w:del>
                  </m:r>
                </m:den>
              </m:f>
              <w:commentRangeEnd w:id="1058"/>
              <m:r>
                <w:del w:id="1062" w:author="Juan Pablo Bernal Tamayo" w:date="2026-03-11T14:39:00Z" w16du:dateUtc="2026-03-11T11:39:00Z">
                  <m:rPr>
                    <m:sty m:val="p"/>
                  </m:rPr>
                  <w:rPr>
                    <w:rStyle w:val="CommentReference"/>
                    <w:rFonts w:ascii="Cambria Math" w:hAnsi="Cambria Math"/>
                    <w:sz w:val="24"/>
                    <w:szCs w:val="24"/>
                  </w:rPr>
                  <w:commentReference w:id="1058"/>
                </w:del>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e>
                      </m:d>
                    </m:e>
                    <m:sup>
                      <m:r>
                        <w:rPr>
                          <w:rFonts w:ascii="Cambria Math" w:hAnsi="Cambria Math"/>
                        </w:rPr>
                        <m:t>2</m:t>
                      </m:r>
                    </m:sup>
                  </m:sSup>
                </m:e>
              </m:nary>
            </m:e>
          </m:rad>
        </m:oMath>
      </m:oMathPara>
    </w:p>
    <w:p w14:paraId="0C5630F0" w14:textId="77777777" w:rsidR="00DA1B97" w:rsidRDefault="00674E62">
      <w:pPr>
        <w:pStyle w:val="FirstParagraph"/>
      </w:pPr>
      <w:r>
        <w:lastRenderedPageBreak/>
        <w:t>Large vorticity indicates that the flow field circles around an attractor (e.g., a limit cycle), rather than converging monotonically.</w:t>
      </w:r>
    </w:p>
    <w:p w14:paraId="61A030D7" w14:textId="77777777" w:rsidR="00DA1B97" w:rsidRDefault="00231E4A">
      <w:r>
        <w:pict w14:anchorId="2114446D">
          <v:rect id="Horizontal Line 6" o:spid="_x0000_s1032"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7E9726" w14:textId="77777777" w:rsidR="00DA1B97" w:rsidRDefault="00674E62">
      <w:pPr>
        <w:pStyle w:val="Heading2"/>
      </w:pPr>
      <w:bookmarkStart w:id="1063" w:name="network-analysis"/>
      <w:bookmarkEnd w:id="1024"/>
      <w:bookmarkEnd w:id="1051"/>
      <w:r>
        <w:t>7. Network Analysis</w:t>
      </w:r>
    </w:p>
    <w:p w14:paraId="68796DFC" w14:textId="77777777" w:rsidR="00DA1B97" w:rsidRDefault="00674E62">
      <w:pPr>
        <w:pStyle w:val="Heading3"/>
      </w:pPr>
      <w:bookmarkStart w:id="1064" w:name="symmetricity"/>
      <w:r>
        <w:t>7.1 Symmetricity</w:t>
      </w:r>
    </w:p>
    <w:p w14:paraId="157D4CF1" w14:textId="77777777" w:rsidR="00DA1B97" w:rsidRDefault="00674E62">
      <w:pPr>
        <w:pStyle w:val="FirstParagraph"/>
      </w:pPr>
      <w:r>
        <w:t xml:space="preserve">Because the analytical energy function is guaranteed to be a Lyapunov function only when </w:t>
      </w:r>
      <m:oMath>
        <m:r>
          <w:rPr>
            <w:rFonts w:ascii="Cambria Math" w:hAnsi="Cambria Math"/>
          </w:rPr>
          <m:t>W</m:t>
        </m:r>
      </m:oMath>
      <w:r>
        <w:t xml:space="preserve"> is symmetric, we quantify how close the inferred network is to symmetry using:</w:t>
      </w:r>
    </w:p>
    <w:p w14:paraId="02FD7EB7" w14:textId="77777777" w:rsidR="00DA1B97" w:rsidRDefault="00674E62">
      <w:pPr>
        <w:pStyle w:val="BodyText"/>
      </w:pPr>
      <w:commentRangeStart w:id="1065"/>
      <w:commentRangeStart w:id="1066"/>
      <m:oMath>
        <m:r>
          <m:rPr>
            <m:sty m:val="p"/>
          </m:rPr>
          <w:rPr>
            <w:rFonts w:ascii="Cambria Math" w:hAnsi="Cambria Math"/>
          </w:rPr>
          <m:t>Symm</m:t>
        </m:r>
        <m:d>
          <m:dPr>
            <m:ctrlPr>
              <w:rPr>
                <w:rFonts w:ascii="Cambria Math" w:hAnsi="Cambria Math"/>
              </w:rPr>
            </m:ctrlPr>
          </m:dPr>
          <m:e>
            <m:r>
              <w:rPr>
                <w:rFonts w:ascii="Cambria Math" w:hAnsi="Cambria Math"/>
              </w:rPr>
              <m:t>M</m:t>
            </m:r>
          </m:e>
        </m:d>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A</m:t>
                </m:r>
              </m:sup>
            </m:sSup>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A</m:t>
                </m:r>
              </m:sup>
            </m:sSup>
            <m:r>
              <m:rPr>
                <m:sty m:val="p"/>
              </m:rPr>
              <w:rPr>
                <w:rFonts w:ascii="Cambria Math" w:hAnsi="Cambria Math"/>
              </w:rPr>
              <m:t>∥</m:t>
            </m:r>
          </m:den>
        </m:f>
      </m:oMath>
      <w:commentRangeEnd w:id="1065"/>
      <w:r w:rsidR="00C90F96">
        <w:rPr>
          <w:rStyle w:val="CommentReference"/>
          <w:sz w:val="24"/>
          <w:szCs w:val="24"/>
        </w:rPr>
        <w:commentReference w:id="1065"/>
      </w:r>
      <w:commentRangeEnd w:id="1066"/>
      <w:r w:rsidR="00486A50">
        <w:rPr>
          <w:rStyle w:val="CommentReference"/>
          <w:sz w:val="24"/>
          <w:szCs w:val="24"/>
        </w:rPr>
        <w:commentReference w:id="1066"/>
      </w:r>
    </w:p>
    <w:p w14:paraId="51F2D8B1" w14:textId="19AC2B58" w:rsidR="00DA1B97" w:rsidRDefault="00674E62">
      <w:pPr>
        <w:pStyle w:val="FirstParagraph"/>
      </w:pPr>
      <w:r>
        <w:t xml:space="preserve">where </w:t>
      </w:r>
      <m:oMath>
        <m:sSup>
          <m:sSupPr>
            <m:ctrlPr>
              <w:rPr>
                <w:rFonts w:ascii="Cambria Math" w:hAnsi="Cambria Math"/>
              </w:rPr>
            </m:ctrlPr>
          </m:sSupPr>
          <m:e>
            <m:r>
              <w:rPr>
                <w:rFonts w:ascii="Cambria Math" w:hAnsi="Cambria Math"/>
              </w:rPr>
              <m:t>M</m:t>
            </m:r>
          </m:e>
          <m:sup>
            <m:r>
              <w:rPr>
                <w:rFonts w:ascii="Cambria Math" w:hAnsi="Cambria Math"/>
              </w:rPr>
              <m:t>S</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T</m:t>
                </m:r>
              </m:sup>
            </m:sSup>
          </m:e>
        </m:d>
      </m:oMath>
      <w:r>
        <w:t xml:space="preserve"> and </w:t>
      </w:r>
      <m:oMath>
        <m:sSup>
          <m:sSupPr>
            <m:ctrlPr>
              <w:rPr>
                <w:rFonts w:ascii="Cambria Math" w:hAnsi="Cambria Math"/>
              </w:rPr>
            </m:ctrlPr>
          </m:sSupPr>
          <m:e>
            <m:r>
              <w:rPr>
                <w:rFonts w:ascii="Cambria Math" w:hAnsi="Cambria Math"/>
              </w:rPr>
              <m:t>M</m:t>
            </m:r>
          </m:e>
          <m:sup>
            <m:r>
              <w:rPr>
                <w:rFonts w:ascii="Cambria Math" w:hAnsi="Cambria Math"/>
              </w:rPr>
              <m:t>A</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T</m:t>
                </m:r>
              </m:sup>
            </m:sSup>
          </m:e>
        </m:d>
      </m:oMath>
      <w:r>
        <w:t xml:space="preserve"> are the symmetric and antisymmetric parts, respectively, and </w:t>
      </w:r>
      <m:oMath>
        <m:r>
          <m:rPr>
            <m:sty m:val="p"/>
          </m:rPr>
          <w:rPr>
            <w:rFonts w:ascii="Cambria Math" w:hAnsi="Cambria Math"/>
          </w:rPr>
          <m:t>∥⋅∥</m:t>
        </m:r>
      </m:oMath>
      <w:r>
        <w:t xml:space="preserve"> is </w:t>
      </w:r>
      <w:ins w:id="1067" w:author="Juan Pablo Bernal Tamayo" w:date="2026-03-11T14:40:00Z" w16du:dateUtc="2026-03-11T11:40:00Z">
        <w:r w:rsidR="00AF74E4">
          <w:t xml:space="preserve">any matrix norm, in this manuscript we use </w:t>
        </w:r>
      </w:ins>
      <w:r>
        <w:t xml:space="preserve">the Frobenius norm. The measure equals </w:t>
      </w:r>
      <m:oMath>
        <m:r>
          <m:rPr>
            <m:sty m:val="p"/>
          </m:rPr>
          <w:rPr>
            <w:rFonts w:ascii="Cambria Math" w:hAnsi="Cambria Math"/>
          </w:rPr>
          <m:t>+</m:t>
        </m:r>
        <m:r>
          <w:rPr>
            <w:rFonts w:ascii="Cambria Math" w:hAnsi="Cambria Math"/>
          </w:rPr>
          <m:t>1</m:t>
        </m:r>
      </m:oMath>
      <w:r>
        <w:t xml:space="preserve"> for fully symmetric matrices and </w:t>
      </w:r>
      <m:oMath>
        <m:r>
          <m:rPr>
            <m:sty m:val="p"/>
          </m:rPr>
          <w:rPr>
            <w:rFonts w:ascii="Cambria Math" w:hAnsi="Cambria Math"/>
          </w:rPr>
          <m:t>-</m:t>
        </m:r>
        <m:r>
          <w:rPr>
            <w:rFonts w:ascii="Cambria Math" w:hAnsi="Cambria Math"/>
          </w:rPr>
          <m:t>1</m:t>
        </m:r>
      </m:oMath>
      <w:r>
        <w:t xml:space="preserve"> for fully antisymmetric matrices.</w:t>
      </w:r>
    </w:p>
    <w:p w14:paraId="6C6FF091" w14:textId="77777777" w:rsidR="00DA1B97" w:rsidRDefault="00674E62">
      <w:pPr>
        <w:pStyle w:val="Heading3"/>
      </w:pPr>
      <w:bookmarkStart w:id="1068" w:name="network-centrality-measures"/>
      <w:bookmarkEnd w:id="1064"/>
      <w:r>
        <w:t>7.2 Network Centrality Measures</w:t>
      </w:r>
    </w:p>
    <w:p w14:paraId="7E1EB483" w14:textId="77777777" w:rsidR="0080264A" w:rsidRDefault="0080264A" w:rsidP="0080264A">
      <w:pPr>
        <w:pStyle w:val="FirstParagraph"/>
        <w:rPr>
          <w:ins w:id="1069" w:author="Juan Pablo Bernal Tamayo" w:date="2026-03-11T16:01:00Z" w16du:dateUtc="2026-03-11T13:01:00Z"/>
        </w:rPr>
      </w:pPr>
      <w:ins w:id="1070" w:author="Juan Pablo Bernal Tamayo" w:date="2026-03-11T16:01:00Z" w16du:dateUtc="2026-03-11T13:01:00Z">
        <w:r>
          <w:t xml:space="preserve">To identify key regulatory genes, four standard centrality metrics are computed for the inferred gene regulatory network (GRN). For the following definitions, let </w:t>
        </w:r>
      </w:ins>
      <m:oMath>
        <m:r>
          <w:ins w:id="1071" w:author="Juan Pablo Bernal Tamayo" w:date="2026-03-11T16:01:00Z" w16du:dateUtc="2026-03-11T13:01:00Z">
            <w:rPr>
              <w:rFonts w:ascii="Cambria Math" w:hAnsi="Cambria Math"/>
            </w:rPr>
            <m:t>W</m:t>
          </w:ins>
        </m:r>
      </m:oMath>
      <w:ins w:id="1072" w:author="Juan Pablo Bernal Tamayo" w:date="2026-03-11T16:01:00Z" w16du:dateUtc="2026-03-11T13:01:00Z">
        <w:r>
          <w:t xml:space="preserve"> denote the weighted directed adjacency matrix of the inferred GRN, and let </w:t>
        </w:r>
      </w:ins>
      <m:oMath>
        <m:r>
          <w:ins w:id="1073" w:author="Juan Pablo Bernal Tamayo" w:date="2026-03-11T16:01:00Z" w16du:dateUtc="2026-03-11T13:01:00Z">
            <w:rPr>
              <w:rFonts w:ascii="Cambria Math" w:hAnsi="Cambria Math"/>
            </w:rPr>
            <m:t>B</m:t>
          </w:ins>
        </m:r>
      </m:oMath>
      <w:ins w:id="1074" w:author="Juan Pablo Bernal Tamayo" w:date="2026-03-11T16:01:00Z" w16du:dateUtc="2026-03-11T13:01:00Z">
        <w:r>
          <w:t xml:space="preserve"> denote its binarized counterpart (where </w:t>
        </w:r>
      </w:ins>
      <m:oMath>
        <m:sSub>
          <m:sSubPr>
            <m:ctrlPr>
              <w:ins w:id="1075" w:author="Juan Pablo Bernal Tamayo" w:date="2026-03-11T16:01:00Z" w16du:dateUtc="2026-03-11T13:01:00Z">
                <w:rPr>
                  <w:rFonts w:ascii="Cambria Math" w:hAnsi="Cambria Math"/>
                </w:rPr>
              </w:ins>
            </m:ctrlPr>
          </m:sSubPr>
          <m:e>
            <m:r>
              <w:ins w:id="1076" w:author="Juan Pablo Bernal Tamayo" w:date="2026-03-11T16:01:00Z" w16du:dateUtc="2026-03-11T13:01:00Z">
                <w:rPr>
                  <w:rFonts w:ascii="Cambria Math" w:hAnsi="Cambria Math"/>
                </w:rPr>
                <m:t>B</m:t>
              </w:ins>
            </m:r>
          </m:e>
          <m:sub>
            <m:r>
              <w:ins w:id="1077" w:author="Juan Pablo Bernal Tamayo" w:date="2026-03-11T16:01:00Z" w16du:dateUtc="2026-03-11T13:01:00Z">
                <w:rPr>
                  <w:rFonts w:ascii="Cambria Math" w:hAnsi="Cambria Math"/>
                </w:rPr>
                <m:t>ij</m:t>
              </w:ins>
            </m:r>
          </m:sub>
        </m:sSub>
        <m:r>
          <w:ins w:id="1078" w:author="Juan Pablo Bernal Tamayo" w:date="2026-03-11T16:01:00Z" w16du:dateUtc="2026-03-11T13:01:00Z">
            <m:rPr>
              <m:sty m:val="p"/>
            </m:rPr>
            <w:rPr>
              <w:rFonts w:ascii="Cambria Math" w:hAnsi="Cambria Math"/>
            </w:rPr>
            <m:t>=</m:t>
          </w:ins>
        </m:r>
        <m:r>
          <w:ins w:id="1079" w:author="Juan Pablo Bernal Tamayo" w:date="2026-03-11T16:01:00Z" w16du:dateUtc="2026-03-11T13:01:00Z">
            <w:rPr>
              <w:rFonts w:ascii="Cambria Math" w:hAnsi="Cambria Math"/>
            </w:rPr>
            <m:t>1</m:t>
          </w:ins>
        </m:r>
      </m:oMath>
      <w:ins w:id="1080" w:author="Juan Pablo Bernal Tamayo" w:date="2026-03-11T16:01:00Z" w16du:dateUtc="2026-03-11T13:01:00Z">
        <w:r>
          <w:t xml:space="preserve"> if an edge exists, and </w:t>
        </w:r>
      </w:ins>
      <m:oMath>
        <m:r>
          <w:ins w:id="1081" w:author="Juan Pablo Bernal Tamayo" w:date="2026-03-11T16:01:00Z" w16du:dateUtc="2026-03-11T13:01:00Z">
            <w:rPr>
              <w:rFonts w:ascii="Cambria Math" w:hAnsi="Cambria Math"/>
            </w:rPr>
            <m:t>0</m:t>
          </w:ins>
        </m:r>
      </m:oMath>
      <w:ins w:id="1082" w:author="Juan Pablo Bernal Tamayo" w:date="2026-03-11T16:01:00Z" w16du:dateUtc="2026-03-11T13:01:00Z">
        <w:r>
          <w:t xml:space="preserve"> otherwise).</w:t>
        </w:r>
      </w:ins>
    </w:p>
    <w:p w14:paraId="7AFFF72E" w14:textId="77777777" w:rsidR="0080264A" w:rsidRDefault="0080264A">
      <w:pPr>
        <w:pStyle w:val="Compact"/>
        <w:rPr>
          <w:ins w:id="1083" w:author="Juan Pablo Bernal Tamayo" w:date="2026-03-11T16:01:00Z" w16du:dateUtc="2026-03-11T13:01:00Z"/>
        </w:rPr>
        <w:pPrChange w:id="1084" w:author="Juan Pablo Bernal Tamayo" w:date="2026-03-11T16:02:00Z" w16du:dateUtc="2026-03-11T13:02:00Z">
          <w:pPr>
            <w:pStyle w:val="Compact"/>
            <w:numPr>
              <w:numId w:val="4"/>
            </w:numPr>
            <w:ind w:left="720" w:hanging="360"/>
          </w:pPr>
        </w:pPrChange>
      </w:pPr>
      <w:ins w:id="1085" w:author="Juan Pablo Bernal Tamayo" w:date="2026-03-11T16:01:00Z" w16du:dateUtc="2026-03-11T13:01:00Z">
        <w:r>
          <w:rPr>
            <w:b/>
            <w:bCs/>
          </w:rPr>
          <w:t>Degree Centrality (Unweighted)</w:t>
        </w:r>
        <w:r>
          <w:t xml:space="preserve"> — direct connectivity, computed on the binarized digraph </w:t>
        </w:r>
      </w:ins>
      <m:oMath>
        <m:r>
          <w:ins w:id="1086" w:author="Juan Pablo Bernal Tamayo" w:date="2026-03-11T16:01:00Z" w16du:dateUtc="2026-03-11T13:01:00Z">
            <w:rPr>
              <w:rFonts w:ascii="Cambria Math" w:hAnsi="Cambria Math"/>
            </w:rPr>
            <m:t>B</m:t>
          </w:ins>
        </m:r>
      </m:oMath>
      <w:ins w:id="1087" w:author="Juan Pablo Bernal Tamayo" w:date="2026-03-11T16:01:00Z" w16du:dateUtc="2026-03-11T13:01:00Z">
        <w:r>
          <w:t>:</w:t>
        </w:r>
      </w:ins>
    </w:p>
    <w:p w14:paraId="48BA87A3" w14:textId="6F5FC0DE" w:rsidR="0080264A" w:rsidRDefault="00000000" w:rsidP="0080264A">
      <w:pPr>
        <w:pStyle w:val="FirstParagraph"/>
        <w:rPr>
          <w:ins w:id="1088" w:author="Juan Pablo Bernal Tamayo" w:date="2026-03-11T16:01:00Z" w16du:dateUtc="2026-03-11T13:01:00Z"/>
        </w:rPr>
      </w:pPr>
      <m:oMathPara>
        <m:oMathParaPr>
          <m:jc m:val="center"/>
        </m:oMathParaPr>
        <m:oMath>
          <m:sSub>
            <m:sSubPr>
              <m:ctrlPr>
                <w:ins w:id="1089" w:author="Juan Pablo Bernal Tamayo" w:date="2026-03-11T16:01:00Z" w16du:dateUtc="2026-03-11T13:01:00Z">
                  <w:rPr>
                    <w:rFonts w:ascii="Cambria Math" w:hAnsi="Cambria Math"/>
                  </w:rPr>
                </w:ins>
              </m:ctrlPr>
            </m:sSubPr>
            <m:e>
              <m:r>
                <w:ins w:id="1090" w:author="Juan Pablo Bernal Tamayo" w:date="2026-03-11T16:01:00Z" w16du:dateUtc="2026-03-11T13:01:00Z">
                  <w:rPr>
                    <w:rFonts w:ascii="Cambria Math" w:hAnsi="Cambria Math"/>
                  </w:rPr>
                  <m:t>C</m:t>
                </w:ins>
              </m:r>
            </m:e>
            <m:sub>
              <m:sSub>
                <m:sSubPr>
                  <m:ctrlPr>
                    <w:ins w:id="1091" w:author="Juan Pablo Bernal Tamayo" w:date="2026-03-11T16:01:00Z" w16du:dateUtc="2026-03-11T13:01:00Z">
                      <w:rPr>
                        <w:rFonts w:ascii="Cambria Math" w:hAnsi="Cambria Math"/>
                      </w:rPr>
                    </w:ins>
                  </m:ctrlPr>
                </m:sSubPr>
                <m:e>
                  <m:r>
                    <w:ins w:id="1092" w:author="Juan Pablo Bernal Tamayo" w:date="2026-03-11T16:01:00Z" w16du:dateUtc="2026-03-11T13:01:00Z">
                      <w:rPr>
                        <w:rFonts w:ascii="Cambria Math" w:hAnsi="Cambria Math"/>
                      </w:rPr>
                      <m:t>D</m:t>
                    </w:ins>
                  </m:r>
                </m:e>
                <m:sub>
                  <m:r>
                    <w:ins w:id="1093" w:author="Juan Pablo Bernal Tamayo" w:date="2026-03-11T16:01:00Z" w16du:dateUtc="2026-03-11T13:01:00Z">
                      <m:rPr>
                        <m:nor/>
                      </m:rPr>
                      <m:t>in</m:t>
                    </w:ins>
                  </m:r>
                </m:sub>
              </m:sSub>
            </m:sub>
          </m:sSub>
          <m:d>
            <m:dPr>
              <m:ctrlPr>
                <w:ins w:id="1094" w:author="Juan Pablo Bernal Tamayo" w:date="2026-03-11T16:01:00Z" w16du:dateUtc="2026-03-11T13:01:00Z">
                  <w:rPr>
                    <w:rFonts w:ascii="Cambria Math" w:hAnsi="Cambria Math"/>
                  </w:rPr>
                </w:ins>
              </m:ctrlPr>
            </m:dPr>
            <m:e>
              <m:r>
                <w:ins w:id="1095" w:author="Juan Pablo Bernal Tamayo" w:date="2026-03-11T16:01:00Z" w16du:dateUtc="2026-03-11T13:01:00Z">
                  <w:rPr>
                    <w:rFonts w:ascii="Cambria Math" w:hAnsi="Cambria Math"/>
                  </w:rPr>
                  <m:t>v</m:t>
                </w:ins>
              </m:r>
            </m:e>
          </m:d>
          <m:r>
            <w:ins w:id="1096" w:author="Juan Pablo Bernal Tamayo" w:date="2026-03-11T16:01:00Z" w16du:dateUtc="2026-03-11T13:01:00Z">
              <m:rPr>
                <m:sty m:val="p"/>
              </m:rPr>
              <w:rPr>
                <w:rFonts w:ascii="Cambria Math" w:hAnsi="Cambria Math"/>
              </w:rPr>
              <m:t>=</m:t>
            </w:ins>
          </m:r>
          <m:nary>
            <m:naryPr>
              <m:chr m:val="∑"/>
              <m:supHide m:val="1"/>
              <m:ctrlPr>
                <w:ins w:id="1097" w:author="Juan Pablo Bernal Tamayo" w:date="2026-03-11T16:03:00Z" w16du:dateUtc="2026-03-11T13:03:00Z">
                  <w:rPr>
                    <w:rFonts w:ascii="Cambria Math" w:hAnsi="Cambria Math"/>
                  </w:rPr>
                </w:ins>
              </m:ctrlPr>
            </m:naryPr>
            <m:sub>
              <m:r>
                <w:ins w:id="1098" w:author="Juan Pablo Bernal Tamayo" w:date="2026-03-11T16:03:00Z" w16du:dateUtc="2026-03-11T13:03:00Z">
                  <w:rPr>
                    <w:rFonts w:ascii="Cambria Math" w:hAnsi="Cambria Math"/>
                  </w:rPr>
                  <m:t>i</m:t>
                </w:ins>
              </m:r>
            </m:sub>
            <m:sup/>
            <m:e>
              <m:sSub>
                <m:sSubPr>
                  <m:ctrlPr>
                    <w:ins w:id="1099" w:author="Juan Pablo Bernal Tamayo" w:date="2026-03-11T16:03:00Z" w16du:dateUtc="2026-03-11T13:03:00Z">
                      <w:rPr>
                        <w:rFonts w:ascii="Cambria Math" w:hAnsi="Cambria Math"/>
                        <w:i/>
                      </w:rPr>
                    </w:ins>
                  </m:ctrlPr>
                </m:sSubPr>
                <m:e>
                  <m:r>
                    <w:ins w:id="1100" w:author="Juan Pablo Bernal Tamayo" w:date="2026-03-11T16:03:00Z" w16du:dateUtc="2026-03-11T13:03:00Z">
                      <w:rPr>
                        <w:rFonts w:ascii="Cambria Math" w:hAnsi="Cambria Math"/>
                      </w:rPr>
                      <m:t>B</m:t>
                    </w:ins>
                  </m:r>
                </m:e>
                <m:sub>
                  <m:r>
                    <w:ins w:id="1101" w:author="Juan Pablo Bernal Tamayo" w:date="2026-03-11T16:03:00Z" w16du:dateUtc="2026-03-11T13:03:00Z">
                      <w:rPr>
                        <w:rFonts w:ascii="Cambria Math" w:hAnsi="Cambria Math"/>
                      </w:rPr>
                      <m:t>iv</m:t>
                    </w:ins>
                  </m:r>
                </m:sub>
              </m:sSub>
            </m:e>
          </m:nary>
          <m:r>
            <w:ins w:id="1102" w:author="Juan Pablo Bernal Tamayo" w:date="2026-03-11T16:03:00Z" w16du:dateUtc="2026-03-11T13:03:00Z">
              <w:rPr>
                <w:rFonts w:ascii="Cambria Math" w:hAnsi="Cambria Math"/>
              </w:rPr>
              <m:t xml:space="preserve">, </m:t>
            </w:ins>
          </m:r>
          <m:r>
            <w:ins w:id="1103" w:author="Juan Pablo Bernal Tamayo" w:date="2026-03-11T16:01:00Z" w16du:dateUtc="2026-03-11T13:01:00Z">
              <w:rPr>
                <w:rFonts w:ascii="Cambria Math" w:hAnsi="Cambria Math"/>
              </w:rPr>
              <m:t> </m:t>
            </w:ins>
          </m:r>
          <m:sSub>
            <m:sSubPr>
              <m:ctrlPr>
                <w:ins w:id="1104" w:author="Juan Pablo Bernal Tamayo" w:date="2026-03-11T16:01:00Z" w16du:dateUtc="2026-03-11T13:01:00Z">
                  <w:rPr>
                    <w:rFonts w:ascii="Cambria Math" w:hAnsi="Cambria Math"/>
                  </w:rPr>
                </w:ins>
              </m:ctrlPr>
            </m:sSubPr>
            <m:e>
              <m:r>
                <w:ins w:id="1105" w:author="Juan Pablo Bernal Tamayo" w:date="2026-03-11T16:01:00Z" w16du:dateUtc="2026-03-11T13:01:00Z">
                  <w:rPr>
                    <w:rFonts w:ascii="Cambria Math" w:hAnsi="Cambria Math"/>
                  </w:rPr>
                  <m:t>C</m:t>
                </w:ins>
              </m:r>
            </m:e>
            <m:sub>
              <m:sSub>
                <m:sSubPr>
                  <m:ctrlPr>
                    <w:ins w:id="1106" w:author="Juan Pablo Bernal Tamayo" w:date="2026-03-11T16:01:00Z" w16du:dateUtc="2026-03-11T13:01:00Z">
                      <w:rPr>
                        <w:rFonts w:ascii="Cambria Math" w:hAnsi="Cambria Math"/>
                      </w:rPr>
                    </w:ins>
                  </m:ctrlPr>
                </m:sSubPr>
                <m:e>
                  <m:r>
                    <w:ins w:id="1107" w:author="Juan Pablo Bernal Tamayo" w:date="2026-03-11T16:01:00Z" w16du:dateUtc="2026-03-11T13:01:00Z">
                      <w:rPr>
                        <w:rFonts w:ascii="Cambria Math" w:hAnsi="Cambria Math"/>
                      </w:rPr>
                      <m:t>D</m:t>
                    </w:ins>
                  </m:r>
                </m:e>
                <m:sub>
                  <m:r>
                    <w:ins w:id="1108" w:author="Juan Pablo Bernal Tamayo" w:date="2026-03-11T16:01:00Z" w16du:dateUtc="2026-03-11T13:01:00Z">
                      <m:rPr>
                        <m:nor/>
                      </m:rPr>
                      <m:t>out</m:t>
                    </w:ins>
                  </m:r>
                </m:sub>
              </m:sSub>
            </m:sub>
          </m:sSub>
          <m:d>
            <m:dPr>
              <m:ctrlPr>
                <w:ins w:id="1109" w:author="Juan Pablo Bernal Tamayo" w:date="2026-03-11T16:01:00Z" w16du:dateUtc="2026-03-11T13:01:00Z">
                  <w:rPr>
                    <w:rFonts w:ascii="Cambria Math" w:hAnsi="Cambria Math"/>
                  </w:rPr>
                </w:ins>
              </m:ctrlPr>
            </m:dPr>
            <m:e>
              <m:r>
                <w:ins w:id="1110" w:author="Juan Pablo Bernal Tamayo" w:date="2026-03-11T16:01:00Z" w16du:dateUtc="2026-03-11T13:01:00Z">
                  <w:rPr>
                    <w:rFonts w:ascii="Cambria Math" w:hAnsi="Cambria Math"/>
                  </w:rPr>
                  <m:t>v</m:t>
                </w:ins>
              </m:r>
            </m:e>
          </m:d>
          <m:r>
            <w:ins w:id="1111" w:author="Juan Pablo Bernal Tamayo" w:date="2026-03-11T16:03:00Z" w16du:dateUtc="2026-03-11T13:03:00Z">
              <m:rPr>
                <m:sty m:val="p"/>
              </m:rPr>
              <w:rPr>
                <w:rFonts w:ascii="Cambria Math" w:hAnsi="Cambria Math"/>
              </w:rPr>
              <m:t>=</m:t>
            </w:ins>
          </m:r>
          <m:nary>
            <m:naryPr>
              <m:chr m:val="∑"/>
              <m:supHide m:val="1"/>
              <m:ctrlPr>
                <w:ins w:id="1112" w:author="Juan Pablo Bernal Tamayo" w:date="2026-03-11T16:03:00Z" w16du:dateUtc="2026-03-11T13:03:00Z">
                  <w:rPr>
                    <w:rFonts w:ascii="Cambria Math" w:hAnsi="Cambria Math"/>
                  </w:rPr>
                </w:ins>
              </m:ctrlPr>
            </m:naryPr>
            <m:sub>
              <m:r>
                <w:ins w:id="1113" w:author="Juan Pablo Bernal Tamayo" w:date="2026-03-11T16:03:00Z" w16du:dateUtc="2026-03-11T13:03:00Z">
                  <w:rPr>
                    <w:rFonts w:ascii="Cambria Math" w:hAnsi="Cambria Math"/>
                  </w:rPr>
                  <m:t>i</m:t>
                </w:ins>
              </m:r>
            </m:sub>
            <m:sup/>
            <m:e>
              <m:sSub>
                <m:sSubPr>
                  <m:ctrlPr>
                    <w:ins w:id="1114" w:author="Juan Pablo Bernal Tamayo" w:date="2026-03-11T16:03:00Z" w16du:dateUtc="2026-03-11T13:03:00Z">
                      <w:rPr>
                        <w:rFonts w:ascii="Cambria Math" w:hAnsi="Cambria Math"/>
                        <w:i/>
                      </w:rPr>
                    </w:ins>
                  </m:ctrlPr>
                </m:sSubPr>
                <m:e>
                  <m:r>
                    <w:ins w:id="1115" w:author="Juan Pablo Bernal Tamayo" w:date="2026-03-11T16:03:00Z" w16du:dateUtc="2026-03-11T13:03:00Z">
                      <w:rPr>
                        <w:rFonts w:ascii="Cambria Math" w:hAnsi="Cambria Math"/>
                      </w:rPr>
                      <m:t>B</m:t>
                    </w:ins>
                  </m:r>
                </m:e>
                <m:sub>
                  <m:r>
                    <w:ins w:id="1116" w:author="Juan Pablo Bernal Tamayo" w:date="2026-03-11T16:03:00Z" w16du:dateUtc="2026-03-11T13:03:00Z">
                      <w:rPr>
                        <w:rFonts w:ascii="Cambria Math" w:hAnsi="Cambria Math"/>
                      </w:rPr>
                      <m:t>vi</m:t>
                    </w:ins>
                  </m:r>
                </m:sub>
              </m:sSub>
            </m:e>
          </m:nary>
        </m:oMath>
      </m:oMathPara>
    </w:p>
    <w:p w14:paraId="06E0D470" w14:textId="77777777" w:rsidR="0080264A" w:rsidRDefault="0080264A" w:rsidP="0080264A">
      <w:pPr>
        <w:pStyle w:val="FirstParagraph"/>
        <w:rPr>
          <w:ins w:id="1117" w:author="Juan Pablo Bernal Tamayo" w:date="2026-03-11T16:01:00Z" w16du:dateUtc="2026-03-11T13:01:00Z"/>
        </w:rPr>
      </w:pPr>
      <w:ins w:id="1118" w:author="Juan Pablo Bernal Tamayo" w:date="2026-03-11T16:01:00Z" w16du:dateUtc="2026-03-11T13:01:00Z">
        <w:r>
          <w:t>In-degree quantifies the discrete number of regulators targeting a gene; out-degree measures the number of genes it directly regulates.</w:t>
        </w:r>
      </w:ins>
    </w:p>
    <w:p w14:paraId="08E6B8E6" w14:textId="66E55453" w:rsidR="0080264A" w:rsidRDefault="0080264A">
      <w:pPr>
        <w:pStyle w:val="FirstParagraph"/>
        <w:rPr>
          <w:ins w:id="1119" w:author="Juan Pablo Bernal Tamayo" w:date="2026-03-11T16:01:00Z" w16du:dateUtc="2026-03-11T13:01:00Z"/>
        </w:rPr>
        <w:pPrChange w:id="1120" w:author="Juan Pablo Bernal Tamayo" w:date="2026-03-11T16:02:00Z" w16du:dateUtc="2026-03-11T13:02:00Z">
          <w:pPr>
            <w:pStyle w:val="Compact"/>
            <w:numPr>
              <w:numId w:val="4"/>
            </w:numPr>
            <w:ind w:left="720" w:hanging="360"/>
          </w:pPr>
        </w:pPrChange>
      </w:pPr>
      <w:ins w:id="1121" w:author="Juan Pablo Bernal Tamayo" w:date="2026-03-11T16:01:00Z" w16du:dateUtc="2026-03-11T13:01:00Z">
        <w:r>
          <w:rPr>
            <w:b/>
            <w:bCs/>
          </w:rPr>
          <w:t>Weighted Degree (Strength)</w:t>
        </w:r>
        <w:r>
          <w:t xml:space="preserve"> — cumulative regulatory magnitude, computed using the absolute values of the weighted digraph </w:t>
        </w:r>
      </w:ins>
      <m:oMath>
        <m:r>
          <w:ins w:id="1122" w:author="Juan Pablo Bernal Tamayo" w:date="2026-03-11T16:01:00Z" w16du:dateUtc="2026-03-11T13:01:00Z">
            <w:rPr>
              <w:rFonts w:ascii="Cambria Math" w:hAnsi="Cambria Math"/>
            </w:rPr>
            <m:t>W</m:t>
          </w:ins>
        </m:r>
      </m:oMath>
      <w:ins w:id="1123" w:author="Juan Pablo Bernal Tamayo" w:date="2026-03-11T16:01:00Z" w16du:dateUtc="2026-03-11T13:01:00Z">
        <w:r>
          <w:t>:</w:t>
        </w:r>
      </w:ins>
    </w:p>
    <w:p w14:paraId="1650135E" w14:textId="7807D82D" w:rsidR="0080264A" w:rsidRPr="0080264A" w:rsidRDefault="00000000" w:rsidP="0080264A">
      <w:pPr>
        <w:pStyle w:val="Compact"/>
        <w:rPr>
          <w:ins w:id="1124" w:author="Juan Pablo Bernal Tamayo" w:date="2026-03-11T16:01:00Z" w16du:dateUtc="2026-03-11T13:01:00Z"/>
          <w:i/>
          <w:iCs/>
          <w:rPrChange w:id="1125" w:author="Juan Pablo Bernal Tamayo" w:date="2026-03-11T16:04:00Z" w16du:dateUtc="2026-03-11T13:04:00Z">
            <w:rPr>
              <w:ins w:id="1126" w:author="Juan Pablo Bernal Tamayo" w:date="2026-03-11T16:01:00Z" w16du:dateUtc="2026-03-11T13:01:00Z"/>
            </w:rPr>
          </w:rPrChange>
        </w:rPr>
      </w:pPr>
      <m:oMathPara>
        <m:oMathParaPr>
          <m:jc m:val="center"/>
        </m:oMathParaPr>
        <m:oMath>
          <m:sSub>
            <m:sSubPr>
              <m:ctrlPr>
                <w:ins w:id="1127" w:author="Juan Pablo Bernal Tamayo" w:date="2026-03-11T16:01:00Z" w16du:dateUtc="2026-03-11T13:01:00Z">
                  <w:rPr>
                    <w:rFonts w:ascii="Cambria Math" w:hAnsi="Cambria Math"/>
                  </w:rPr>
                </w:ins>
              </m:ctrlPr>
            </m:sSubPr>
            <m:e>
              <m:r>
                <w:ins w:id="1128" w:author="Juan Pablo Bernal Tamayo" w:date="2026-03-11T16:01:00Z" w16du:dateUtc="2026-03-11T13:01:00Z">
                  <w:rPr>
                    <w:rFonts w:ascii="Cambria Math" w:hAnsi="Cambria Math"/>
                  </w:rPr>
                  <m:t>S</m:t>
                </w:ins>
              </m:r>
            </m:e>
            <m:sub>
              <m:r>
                <w:ins w:id="1129" w:author="Juan Pablo Bernal Tamayo" w:date="2026-03-11T16:01:00Z" w16du:dateUtc="2026-03-11T13:01:00Z">
                  <m:rPr>
                    <m:nor/>
                  </m:rPr>
                  <m:t>in</m:t>
                </w:ins>
              </m:r>
            </m:sub>
          </m:sSub>
          <m:d>
            <m:dPr>
              <m:ctrlPr>
                <w:ins w:id="1130" w:author="Juan Pablo Bernal Tamayo" w:date="2026-03-11T16:01:00Z" w16du:dateUtc="2026-03-11T13:01:00Z">
                  <w:rPr>
                    <w:rFonts w:ascii="Cambria Math" w:hAnsi="Cambria Math"/>
                  </w:rPr>
                </w:ins>
              </m:ctrlPr>
            </m:dPr>
            <m:e>
              <m:r>
                <w:ins w:id="1131" w:author="Juan Pablo Bernal Tamayo" w:date="2026-03-11T16:01:00Z" w16du:dateUtc="2026-03-11T13:01:00Z">
                  <w:rPr>
                    <w:rFonts w:ascii="Cambria Math" w:hAnsi="Cambria Math"/>
                  </w:rPr>
                  <m:t>v</m:t>
                </w:ins>
              </m:r>
            </m:e>
          </m:d>
          <m:r>
            <w:ins w:id="1132" w:author="Juan Pablo Bernal Tamayo" w:date="2026-03-11T16:01:00Z" w16du:dateUtc="2026-03-11T13:01:00Z">
              <m:rPr>
                <m:sty m:val="p"/>
              </m:rPr>
              <w:rPr>
                <w:rFonts w:ascii="Cambria Math" w:hAnsi="Cambria Math"/>
              </w:rPr>
              <m:t>=</m:t>
            </w:ins>
          </m:r>
          <m:nary>
            <m:naryPr>
              <m:chr m:val="∑"/>
              <m:supHide m:val="1"/>
              <m:ctrlPr>
                <w:ins w:id="1133" w:author="Juan Pablo Bernal Tamayo" w:date="2026-03-11T16:03:00Z" w16du:dateUtc="2026-03-11T13:03:00Z">
                  <w:rPr>
                    <w:rFonts w:ascii="Cambria Math" w:hAnsi="Cambria Math"/>
                    <w:i/>
                    <w:iCs/>
                  </w:rPr>
                </w:ins>
              </m:ctrlPr>
            </m:naryPr>
            <m:sub>
              <m:r>
                <w:ins w:id="1134" w:author="Juan Pablo Bernal Tamayo" w:date="2026-03-11T16:03:00Z" w16du:dateUtc="2026-03-11T13:03:00Z">
                  <w:rPr>
                    <w:rFonts w:ascii="Cambria Math" w:hAnsi="Cambria Math"/>
                  </w:rPr>
                  <m:t>i</m:t>
                </w:ins>
              </m:r>
            </m:sub>
            <m:sup/>
            <m:e>
              <m:d>
                <m:dPr>
                  <m:begChr m:val="|"/>
                  <m:endChr m:val="|"/>
                  <m:ctrlPr>
                    <w:ins w:id="1135" w:author="Juan Pablo Bernal Tamayo" w:date="2026-03-11T16:03:00Z" w16du:dateUtc="2026-03-11T13:03:00Z">
                      <w:rPr>
                        <w:rFonts w:ascii="Cambria Math" w:hAnsi="Cambria Math"/>
                        <w:i/>
                        <w:iCs/>
                      </w:rPr>
                    </w:ins>
                  </m:ctrlPr>
                </m:dPr>
                <m:e>
                  <m:sSub>
                    <m:sSubPr>
                      <m:ctrlPr>
                        <w:ins w:id="1136" w:author="Juan Pablo Bernal Tamayo" w:date="2026-03-11T16:03:00Z" w16du:dateUtc="2026-03-11T13:03:00Z">
                          <w:rPr>
                            <w:rFonts w:ascii="Cambria Math" w:hAnsi="Cambria Math"/>
                            <w:i/>
                            <w:iCs/>
                          </w:rPr>
                        </w:ins>
                      </m:ctrlPr>
                    </m:sSubPr>
                    <m:e>
                      <m:r>
                        <w:ins w:id="1137" w:author="Juan Pablo Bernal Tamayo" w:date="2026-03-11T16:03:00Z" w16du:dateUtc="2026-03-11T13:03:00Z">
                          <w:rPr>
                            <w:rFonts w:ascii="Cambria Math" w:hAnsi="Cambria Math"/>
                          </w:rPr>
                          <m:t>W</m:t>
                        </w:ins>
                      </m:r>
                    </m:e>
                    <m:sub>
                      <m:r>
                        <w:ins w:id="1138" w:author="Juan Pablo Bernal Tamayo" w:date="2026-03-11T16:03:00Z" w16du:dateUtc="2026-03-11T13:03:00Z">
                          <w:rPr>
                            <w:rFonts w:ascii="Cambria Math" w:hAnsi="Cambria Math"/>
                          </w:rPr>
                          <m:t>iv</m:t>
                        </w:ins>
                      </m:r>
                    </m:sub>
                  </m:sSub>
                </m:e>
              </m:d>
            </m:e>
          </m:nary>
          <m:r>
            <w:ins w:id="1139" w:author="Juan Pablo Bernal Tamayo" w:date="2026-03-11T16:01:00Z" w16du:dateUtc="2026-03-11T13:01:00Z">
              <m:rPr>
                <m:sty m:val="p"/>
              </m:rPr>
              <w:rPr>
                <w:rFonts w:ascii="Cambria Math" w:hAnsi="Cambria Math"/>
              </w:rPr>
              <m:t>,</m:t>
            </w:ins>
          </m:r>
          <m:r>
            <w:ins w:id="1140" w:author="Juan Pablo Bernal Tamayo" w:date="2026-03-11T16:01:00Z" w16du:dateUtc="2026-03-11T13:01:00Z">
              <w:rPr>
                <w:rFonts w:ascii="Cambria Math" w:hAnsi="Cambria Math"/>
              </w:rPr>
              <m:t>  </m:t>
            </w:ins>
          </m:r>
          <m:sSub>
            <m:sSubPr>
              <m:ctrlPr>
                <w:ins w:id="1141" w:author="Juan Pablo Bernal Tamayo" w:date="2026-03-11T16:01:00Z" w16du:dateUtc="2026-03-11T13:01:00Z">
                  <w:rPr>
                    <w:rFonts w:ascii="Cambria Math" w:hAnsi="Cambria Math"/>
                  </w:rPr>
                </w:ins>
              </m:ctrlPr>
            </m:sSubPr>
            <m:e>
              <m:r>
                <w:ins w:id="1142" w:author="Juan Pablo Bernal Tamayo" w:date="2026-03-11T16:01:00Z" w16du:dateUtc="2026-03-11T13:01:00Z">
                  <w:rPr>
                    <w:rFonts w:ascii="Cambria Math" w:hAnsi="Cambria Math"/>
                  </w:rPr>
                  <m:t>S</m:t>
                </w:ins>
              </m:r>
            </m:e>
            <m:sub>
              <m:r>
                <w:ins w:id="1143" w:author="Juan Pablo Bernal Tamayo" w:date="2026-03-11T16:01:00Z" w16du:dateUtc="2026-03-11T13:01:00Z">
                  <m:rPr>
                    <m:nor/>
                  </m:rPr>
                  <m:t>out</m:t>
                </w:ins>
              </m:r>
            </m:sub>
          </m:sSub>
          <m:d>
            <m:dPr>
              <m:ctrlPr>
                <w:ins w:id="1144" w:author="Juan Pablo Bernal Tamayo" w:date="2026-03-11T16:01:00Z" w16du:dateUtc="2026-03-11T13:01:00Z">
                  <w:rPr>
                    <w:rFonts w:ascii="Cambria Math" w:hAnsi="Cambria Math"/>
                  </w:rPr>
                </w:ins>
              </m:ctrlPr>
            </m:dPr>
            <m:e>
              <m:r>
                <w:ins w:id="1145" w:author="Juan Pablo Bernal Tamayo" w:date="2026-03-11T16:01:00Z" w16du:dateUtc="2026-03-11T13:01:00Z">
                  <w:rPr>
                    <w:rFonts w:ascii="Cambria Math" w:hAnsi="Cambria Math"/>
                  </w:rPr>
                  <m:t>v</m:t>
                </w:ins>
              </m:r>
            </m:e>
          </m:d>
          <m:r>
            <w:ins w:id="1146" w:author="Juan Pablo Bernal Tamayo" w:date="2026-03-11T16:01:00Z" w16du:dateUtc="2026-03-11T13:01:00Z">
              <m:rPr>
                <m:sty m:val="p"/>
              </m:rPr>
              <w:rPr>
                <w:rFonts w:ascii="Cambria Math" w:hAnsi="Cambria Math"/>
              </w:rPr>
              <m:t>=</m:t>
            </w:ins>
          </m:r>
          <m:nary>
            <m:naryPr>
              <m:chr m:val="∑"/>
              <m:supHide m:val="1"/>
              <m:ctrlPr>
                <w:ins w:id="1147" w:author="Juan Pablo Bernal Tamayo" w:date="2026-03-11T16:04:00Z" w16du:dateUtc="2026-03-11T13:04:00Z">
                  <w:rPr>
                    <w:rFonts w:ascii="Cambria Math" w:hAnsi="Cambria Math"/>
                    <w:i/>
                    <w:iCs/>
                  </w:rPr>
                </w:ins>
              </m:ctrlPr>
            </m:naryPr>
            <m:sub>
              <m:r>
                <w:ins w:id="1148" w:author="Juan Pablo Bernal Tamayo" w:date="2026-03-11T16:04:00Z" w16du:dateUtc="2026-03-11T13:04:00Z">
                  <w:rPr>
                    <w:rFonts w:ascii="Cambria Math" w:hAnsi="Cambria Math"/>
                  </w:rPr>
                  <m:t>i</m:t>
                </w:ins>
              </m:r>
            </m:sub>
            <m:sup/>
            <m:e>
              <m:d>
                <m:dPr>
                  <m:begChr m:val="|"/>
                  <m:endChr m:val="|"/>
                  <m:ctrlPr>
                    <w:ins w:id="1149" w:author="Juan Pablo Bernal Tamayo" w:date="2026-03-11T16:04:00Z" w16du:dateUtc="2026-03-11T13:04:00Z">
                      <w:rPr>
                        <w:rFonts w:ascii="Cambria Math" w:hAnsi="Cambria Math"/>
                        <w:i/>
                        <w:iCs/>
                      </w:rPr>
                    </w:ins>
                  </m:ctrlPr>
                </m:dPr>
                <m:e>
                  <m:sSub>
                    <m:sSubPr>
                      <m:ctrlPr>
                        <w:ins w:id="1150" w:author="Juan Pablo Bernal Tamayo" w:date="2026-03-11T16:04:00Z" w16du:dateUtc="2026-03-11T13:04:00Z">
                          <w:rPr>
                            <w:rFonts w:ascii="Cambria Math" w:hAnsi="Cambria Math"/>
                            <w:i/>
                            <w:iCs/>
                          </w:rPr>
                        </w:ins>
                      </m:ctrlPr>
                    </m:sSubPr>
                    <m:e>
                      <m:r>
                        <w:ins w:id="1151" w:author="Juan Pablo Bernal Tamayo" w:date="2026-03-11T16:04:00Z" w16du:dateUtc="2026-03-11T13:04:00Z">
                          <w:rPr>
                            <w:rFonts w:ascii="Cambria Math" w:hAnsi="Cambria Math"/>
                          </w:rPr>
                          <m:t>W</m:t>
                        </w:ins>
                      </m:r>
                    </m:e>
                    <m:sub>
                      <m:r>
                        <w:ins w:id="1152" w:author="Juan Pablo Bernal Tamayo" w:date="2026-03-11T16:04:00Z" w16du:dateUtc="2026-03-11T13:04:00Z">
                          <w:rPr>
                            <w:rFonts w:ascii="Cambria Math" w:hAnsi="Cambria Math"/>
                          </w:rPr>
                          <m:t>vi</m:t>
                        </w:ins>
                      </m:r>
                    </m:sub>
                  </m:sSub>
                </m:e>
              </m:d>
            </m:e>
          </m:nary>
        </m:oMath>
      </m:oMathPara>
    </w:p>
    <w:p w14:paraId="25B05659" w14:textId="77777777" w:rsidR="0080264A" w:rsidRDefault="0080264A" w:rsidP="0080264A">
      <w:pPr>
        <w:pStyle w:val="Compact"/>
        <w:rPr>
          <w:ins w:id="1153" w:author="Juan Pablo Bernal Tamayo" w:date="2026-03-11T16:02:00Z" w16du:dateUtc="2026-03-11T13:02:00Z"/>
        </w:rPr>
      </w:pPr>
      <w:ins w:id="1154" w:author="Juan Pablo Bernal Tamayo" w:date="2026-03-11T16:01:00Z" w16du:dateUtc="2026-03-11T13:01:00Z">
        <w:r>
          <w:t>This metric extends degree centrality by quantifying the total absolute strength of the regulation a gene receives (in-strength) or exerts on others (out-strength).</w:t>
        </w:r>
      </w:ins>
    </w:p>
    <w:p w14:paraId="3FD20252" w14:textId="35C019F3" w:rsidR="0080264A" w:rsidRDefault="0080264A">
      <w:pPr>
        <w:pStyle w:val="Compact"/>
        <w:rPr>
          <w:ins w:id="1155" w:author="Juan Pablo Bernal Tamayo" w:date="2026-03-11T16:01:00Z" w16du:dateUtc="2026-03-11T13:01:00Z"/>
        </w:rPr>
        <w:pPrChange w:id="1156" w:author="Juan Pablo Bernal Tamayo" w:date="2026-03-11T16:02:00Z" w16du:dateUtc="2026-03-11T13:02:00Z">
          <w:pPr>
            <w:pStyle w:val="Compact"/>
            <w:numPr>
              <w:numId w:val="4"/>
            </w:numPr>
            <w:ind w:left="720" w:hanging="360"/>
          </w:pPr>
        </w:pPrChange>
      </w:pPr>
      <w:ins w:id="1157" w:author="Juan Pablo Bernal Tamayo" w:date="2026-03-11T16:01:00Z" w16du:dateUtc="2026-03-11T13:01:00Z">
        <w:r>
          <w:rPr>
            <w:b/>
            <w:bCs/>
          </w:rPr>
          <w:t>Eigenvector Centrality</w:t>
        </w:r>
        <w:r>
          <w:t xml:space="preserve"> — influence accounting for neighbor importance, computed on the weighted digraph </w:t>
        </w:r>
      </w:ins>
      <m:oMath>
        <m:r>
          <w:ins w:id="1158" w:author="Juan Pablo Bernal Tamayo" w:date="2026-03-11T16:01:00Z" w16du:dateUtc="2026-03-11T13:01:00Z">
            <w:rPr>
              <w:rFonts w:ascii="Cambria Math" w:hAnsi="Cambria Math"/>
            </w:rPr>
            <m:t>W</m:t>
          </w:ins>
        </m:r>
      </m:oMath>
      <w:ins w:id="1159" w:author="Juan Pablo Bernal Tamayo" w:date="2026-03-11T16:01:00Z" w16du:dateUtc="2026-03-11T13:01:00Z">
        <w:r>
          <w:t>:</w:t>
        </w:r>
      </w:ins>
    </w:p>
    <w:p w14:paraId="76AFD6F5" w14:textId="77777777" w:rsidR="0080264A" w:rsidRDefault="0080264A" w:rsidP="0080264A">
      <w:pPr>
        <w:pStyle w:val="Compact"/>
        <w:rPr>
          <w:ins w:id="1160" w:author="Juan Pablo Bernal Tamayo" w:date="2026-03-11T16:01:00Z" w16du:dateUtc="2026-03-11T13:01:00Z"/>
        </w:rPr>
      </w:pPr>
      <m:oMathPara>
        <m:oMathParaPr>
          <m:jc m:val="center"/>
        </m:oMathParaPr>
        <m:oMath>
          <m:r>
            <w:ins w:id="1161" w:author="Juan Pablo Bernal Tamayo" w:date="2026-03-11T16:01:00Z" w16du:dateUtc="2026-03-11T13:01:00Z">
              <w:rPr>
                <w:rFonts w:ascii="Cambria Math" w:hAnsi="Cambria Math"/>
              </w:rPr>
              <m:t>W</m:t>
            </w:ins>
          </m:r>
          <m:r>
            <w:ins w:id="1162" w:author="Juan Pablo Bernal Tamayo" w:date="2026-03-11T16:01:00Z" w16du:dateUtc="2026-03-11T13:01:00Z">
              <m:rPr>
                <m:sty m:val="b"/>
              </m:rPr>
              <w:rPr>
                <w:rFonts w:ascii="Cambria Math" w:hAnsi="Cambria Math"/>
              </w:rPr>
              <m:t>x</m:t>
            </w:ins>
          </m:r>
          <m:r>
            <w:ins w:id="1163" w:author="Juan Pablo Bernal Tamayo" w:date="2026-03-11T16:01:00Z" w16du:dateUtc="2026-03-11T13:01:00Z">
              <m:rPr>
                <m:sty m:val="p"/>
              </m:rPr>
              <w:rPr>
                <w:rFonts w:ascii="Cambria Math" w:hAnsi="Cambria Math"/>
              </w:rPr>
              <m:t>=</m:t>
            </w:ins>
          </m:r>
          <m:sSub>
            <m:sSubPr>
              <m:ctrlPr>
                <w:ins w:id="1164" w:author="Juan Pablo Bernal Tamayo" w:date="2026-03-11T16:01:00Z" w16du:dateUtc="2026-03-11T13:01:00Z">
                  <w:rPr>
                    <w:rFonts w:ascii="Cambria Math" w:hAnsi="Cambria Math"/>
                  </w:rPr>
                </w:ins>
              </m:ctrlPr>
            </m:sSubPr>
            <m:e>
              <m:r>
                <w:ins w:id="1165" w:author="Juan Pablo Bernal Tamayo" w:date="2026-03-11T16:01:00Z" w16du:dateUtc="2026-03-11T13:01:00Z">
                  <w:rPr>
                    <w:rFonts w:ascii="Cambria Math" w:hAnsi="Cambria Math"/>
                  </w:rPr>
                  <m:t>λ</m:t>
                </w:ins>
              </m:r>
            </m:e>
            <m:sub>
              <m:r>
                <w:ins w:id="1166" w:author="Juan Pablo Bernal Tamayo" w:date="2026-03-11T16:01:00Z" w16du:dateUtc="2026-03-11T13:01:00Z">
                  <m:rPr>
                    <m:sty m:val="p"/>
                  </m:rPr>
                  <w:rPr>
                    <w:rFonts w:ascii="Cambria Math" w:hAnsi="Cambria Math"/>
                  </w:rPr>
                  <m:t>max</m:t>
                </w:ins>
              </m:r>
            </m:sub>
          </m:sSub>
          <m:r>
            <w:ins w:id="1167" w:author="Juan Pablo Bernal Tamayo" w:date="2026-03-11T16:01:00Z" w16du:dateUtc="2026-03-11T13:01:00Z">
              <m:rPr>
                <m:sty m:val="b"/>
              </m:rPr>
              <w:rPr>
                <w:rFonts w:ascii="Cambria Math" w:hAnsi="Cambria Math"/>
              </w:rPr>
              <m:t>x</m:t>
            </w:ins>
          </m:r>
        </m:oMath>
      </m:oMathPara>
    </w:p>
    <w:p w14:paraId="0487ABB6" w14:textId="08FCDC93" w:rsidR="00C90F96" w:rsidRDefault="0080264A" w:rsidP="00C90F96">
      <w:pPr>
        <w:pStyle w:val="Compact"/>
        <w:rPr>
          <w:ins w:id="1168" w:author="Juan Pablo Bernal Tamayo" w:date="2026-03-11T16:01:00Z" w16du:dateUtc="2026-03-11T13:01:00Z"/>
        </w:rPr>
        <w:pPrChange w:id="1169" w:author="Juan Pablo Bernal Tamayo" w:date="2026-07-01T15:52:00Z" w16du:dateUtc="2026-07-01T12:52:00Z">
          <w:pPr>
            <w:pStyle w:val="Compact"/>
            <w:numPr>
              <w:numId w:val="1"/>
            </w:numPr>
            <w:ind w:left="720" w:hanging="360"/>
          </w:pPr>
        </w:pPrChange>
      </w:pPr>
      <w:ins w:id="1170" w:author="Juan Pablo Bernal Tamayo" w:date="2026-03-11T16:01:00Z" w16du:dateUtc="2026-03-11T13:01:00Z">
        <w:r>
          <w:t xml:space="preserve">Because the directed matrix </w:t>
        </w:r>
      </w:ins>
      <m:oMath>
        <m:r>
          <w:ins w:id="1171" w:author="Juan Pablo Bernal Tamayo" w:date="2026-03-11T16:01:00Z" w16du:dateUtc="2026-03-11T13:01:00Z">
            <w:rPr>
              <w:rFonts w:ascii="Cambria Math" w:hAnsi="Cambria Math"/>
            </w:rPr>
            <m:t>W</m:t>
          </w:ins>
        </m:r>
      </m:oMath>
      <w:ins w:id="1172" w:author="Juan Pablo Bernal Tamayo" w:date="2026-03-11T16:01:00Z" w16du:dateUtc="2026-03-11T13:01:00Z">
        <w:r>
          <w:t xml:space="preserve"> can be asymmetric and yield complex eigenvalues, the centrality of gene </w:t>
        </w:r>
      </w:ins>
      <m:oMath>
        <m:r>
          <w:ins w:id="1173" w:author="Juan Pablo Bernal Tamayo" w:date="2026-03-11T16:01:00Z" w16du:dateUtc="2026-03-11T13:01:00Z">
            <w:rPr>
              <w:rFonts w:ascii="Cambria Math" w:hAnsi="Cambria Math"/>
            </w:rPr>
            <m:t>v</m:t>
          </w:ins>
        </m:r>
      </m:oMath>
      <w:ins w:id="1174" w:author="Juan Pablo Bernal Tamayo" w:date="2026-03-11T16:01:00Z" w16du:dateUtc="2026-03-11T13:01:00Z">
        <w:r>
          <w:t xml:space="preserve"> is given by the real part of its corresponding component in the </w:t>
        </w:r>
        <w:r>
          <w:lastRenderedPageBreak/>
          <w:t xml:space="preserve">eigenvector, </w:t>
        </w:r>
      </w:ins>
      <m:oMath>
        <m:r>
          <w:ins w:id="1175" w:author="Juan Pablo Bernal Tamayo" w:date="2026-03-11T16:01:00Z" w16du:dateUtc="2026-03-11T13:01:00Z">
            <m:rPr>
              <m:nor/>
            </m:rPr>
            <m:t>Re</m:t>
          </w:ins>
        </m:r>
        <m:d>
          <m:dPr>
            <m:ctrlPr>
              <w:ins w:id="1176" w:author="Juan Pablo Bernal Tamayo" w:date="2026-03-11T16:01:00Z" w16du:dateUtc="2026-03-11T13:01:00Z">
                <w:rPr>
                  <w:rFonts w:ascii="Cambria Math" w:hAnsi="Cambria Math"/>
                </w:rPr>
              </w:ins>
            </m:ctrlPr>
          </m:dPr>
          <m:e>
            <m:sSub>
              <m:sSubPr>
                <m:ctrlPr>
                  <w:ins w:id="1177" w:author="Juan Pablo Bernal Tamayo" w:date="2026-03-11T16:01:00Z" w16du:dateUtc="2026-03-11T13:01:00Z">
                    <w:rPr>
                      <w:rFonts w:ascii="Cambria Math" w:hAnsi="Cambria Math"/>
                    </w:rPr>
                  </w:ins>
                </m:ctrlPr>
              </m:sSubPr>
              <m:e>
                <m:r>
                  <w:ins w:id="1178" w:author="Juan Pablo Bernal Tamayo" w:date="2026-03-11T16:01:00Z" w16du:dateUtc="2026-03-11T13:01:00Z">
                    <m:rPr>
                      <m:sty m:val="b"/>
                    </m:rPr>
                    <w:rPr>
                      <w:rFonts w:ascii="Cambria Math" w:hAnsi="Cambria Math"/>
                    </w:rPr>
                    <m:t>x</m:t>
                  </w:ins>
                </m:r>
              </m:e>
              <m:sub>
                <m:r>
                  <w:ins w:id="1179" w:author="Juan Pablo Bernal Tamayo" w:date="2026-03-11T16:01:00Z" w16du:dateUtc="2026-03-11T13:01:00Z">
                    <w:rPr>
                      <w:rFonts w:ascii="Cambria Math" w:hAnsi="Cambria Math"/>
                    </w:rPr>
                    <m:t>v</m:t>
                  </w:ins>
                </m:r>
              </m:sub>
            </m:sSub>
          </m:e>
        </m:d>
      </m:oMath>
      <w:ins w:id="1180" w:author="Juan Pablo Bernal Tamayo" w:date="2026-03-11T16:01:00Z" w16du:dateUtc="2026-03-11T13:01:00Z">
        <w:r>
          <w:t xml:space="preserve">, associated with the largest eigenvalue </w:t>
        </w:r>
      </w:ins>
      <m:oMath>
        <m:sSub>
          <m:sSubPr>
            <m:ctrlPr>
              <w:ins w:id="1181" w:author="Juan Pablo Bernal Tamayo" w:date="2026-03-11T16:01:00Z" w16du:dateUtc="2026-03-11T13:01:00Z">
                <w:rPr>
                  <w:rFonts w:ascii="Cambria Math" w:hAnsi="Cambria Math"/>
                </w:rPr>
              </w:ins>
            </m:ctrlPr>
          </m:sSubPr>
          <m:e>
            <m:r>
              <w:ins w:id="1182" w:author="Juan Pablo Bernal Tamayo" w:date="2026-03-11T16:01:00Z" w16du:dateUtc="2026-03-11T13:01:00Z">
                <w:rPr>
                  <w:rFonts w:ascii="Cambria Math" w:hAnsi="Cambria Math"/>
                </w:rPr>
                <m:t>λ</m:t>
              </w:ins>
            </m:r>
          </m:e>
          <m:sub>
            <m:r>
              <w:ins w:id="1183" w:author="Juan Pablo Bernal Tamayo" w:date="2026-03-11T16:01:00Z" w16du:dateUtc="2026-03-11T13:01:00Z">
                <m:rPr>
                  <m:sty m:val="p"/>
                </m:rPr>
                <w:rPr>
                  <w:rFonts w:ascii="Cambria Math" w:hAnsi="Cambria Math"/>
                </w:rPr>
                <m:t>max</m:t>
              </w:ins>
            </m:r>
          </m:sub>
        </m:sSub>
      </m:oMath>
      <w:ins w:id="1184" w:author="Juan Pablo Bernal Tamayo" w:date="2026-03-11T16:01:00Z" w16du:dateUtc="2026-03-11T13:01:00Z">
        <w:r>
          <w:t>.</w:t>
        </w:r>
      </w:ins>
      <w:ins w:id="1185" w:author="Juan Pablo Bernal Tamayo" w:date="2026-07-01T15:52:00Z" w16du:dateUtc="2026-07-01T12:52:00Z">
        <w:r w:rsidR="00C90F96">
          <w:t xml:space="preserve"> </w:t>
        </w:r>
        <w:r w:rsidR="00C90F96">
          <w:t>We use the real part because it captures the magnitude of the dominant long-term dynamical mode of influence, effectively discarding phase shifts caused by imaginary components.</w:t>
        </w:r>
      </w:ins>
    </w:p>
    <w:p w14:paraId="062D9D18" w14:textId="77777777" w:rsidR="0080264A" w:rsidRDefault="0080264A">
      <w:pPr>
        <w:pStyle w:val="Compact"/>
        <w:rPr>
          <w:ins w:id="1186" w:author="Juan Pablo Bernal Tamayo" w:date="2026-03-11T16:01:00Z" w16du:dateUtc="2026-03-11T13:01:00Z"/>
        </w:rPr>
        <w:pPrChange w:id="1187" w:author="Juan Pablo Bernal Tamayo" w:date="2026-03-11T16:02:00Z" w16du:dateUtc="2026-03-11T13:02:00Z">
          <w:pPr>
            <w:pStyle w:val="Compact"/>
            <w:numPr>
              <w:numId w:val="4"/>
            </w:numPr>
            <w:ind w:left="720" w:hanging="360"/>
          </w:pPr>
        </w:pPrChange>
      </w:pPr>
      <w:ins w:id="1188" w:author="Juan Pablo Bernal Tamayo" w:date="2026-03-11T16:01:00Z" w16du:dateUtc="2026-03-11T13:01:00Z">
        <w:r>
          <w:rPr>
            <w:b/>
            <w:bCs/>
          </w:rPr>
          <w:t>Betweenness Centrality</w:t>
        </w:r>
        <w:r>
          <w:t xml:space="preserve"> — network bridging role, computed using shortest paths on the binarized digraph </w:t>
        </w:r>
      </w:ins>
      <m:oMath>
        <m:r>
          <w:ins w:id="1189" w:author="Juan Pablo Bernal Tamayo" w:date="2026-03-11T16:01:00Z" w16du:dateUtc="2026-03-11T13:01:00Z">
            <w:rPr>
              <w:rFonts w:ascii="Cambria Math" w:hAnsi="Cambria Math"/>
            </w:rPr>
            <m:t>B</m:t>
          </w:ins>
        </m:r>
      </m:oMath>
      <w:ins w:id="1190" w:author="Juan Pablo Bernal Tamayo" w:date="2026-03-11T16:01:00Z" w16du:dateUtc="2026-03-11T13:01:00Z">
        <w:r>
          <w:t>:</w:t>
        </w:r>
      </w:ins>
    </w:p>
    <w:p w14:paraId="1EF05592" w14:textId="1C057283" w:rsidR="0080264A" w:rsidRDefault="0080264A" w:rsidP="0080264A">
      <w:pPr>
        <w:pStyle w:val="Compact"/>
        <w:rPr>
          <w:ins w:id="1191" w:author="Juan Pablo Bernal Tamayo" w:date="2026-03-11T16:01:00Z" w16du:dateUtc="2026-03-11T13:01:00Z"/>
        </w:rPr>
      </w:pPr>
      <m:oMathPara>
        <m:oMathParaPr>
          <m:jc m:val="center"/>
        </m:oMathParaPr>
        <m:oMath>
          <m:r>
            <w:ins w:id="1192" w:author="Juan Pablo Bernal Tamayo" w:date="2026-03-11T16:01:00Z" w16du:dateUtc="2026-03-11T13:01:00Z">
              <w:rPr>
                <w:rFonts w:ascii="Cambria Math" w:hAnsi="Cambria Math"/>
              </w:rPr>
              <m:t>g</m:t>
            </w:ins>
          </m:r>
          <m:d>
            <m:dPr>
              <m:ctrlPr>
                <w:ins w:id="1193" w:author="Juan Pablo Bernal Tamayo" w:date="2026-03-11T16:01:00Z" w16du:dateUtc="2026-03-11T13:01:00Z">
                  <w:rPr>
                    <w:rFonts w:ascii="Cambria Math" w:hAnsi="Cambria Math"/>
                  </w:rPr>
                </w:ins>
              </m:ctrlPr>
            </m:dPr>
            <m:e>
              <m:r>
                <w:ins w:id="1194" w:author="Juan Pablo Bernal Tamayo" w:date="2026-03-11T16:01:00Z" w16du:dateUtc="2026-03-11T13:01:00Z">
                  <w:rPr>
                    <w:rFonts w:ascii="Cambria Math" w:hAnsi="Cambria Math"/>
                  </w:rPr>
                  <m:t>v</m:t>
                </w:ins>
              </m:r>
            </m:e>
          </m:d>
          <m:r>
            <w:ins w:id="1195" w:author="Juan Pablo Bernal Tamayo" w:date="2026-03-11T16:01:00Z" w16du:dateUtc="2026-03-11T13:01:00Z">
              <m:rPr>
                <m:sty m:val="p"/>
              </m:rPr>
              <w:rPr>
                <w:rFonts w:ascii="Cambria Math" w:hAnsi="Cambria Math"/>
              </w:rPr>
              <m:t>=</m:t>
            </w:ins>
          </m:r>
          <m:nary>
            <m:naryPr>
              <m:chr m:val="∑"/>
              <m:supHide m:val="1"/>
              <m:ctrlPr>
                <w:ins w:id="1196" w:author="Juan Pablo Bernal Tamayo" w:date="2026-03-11T16:05:00Z" w16du:dateUtc="2026-03-11T13:05:00Z">
                  <w:rPr>
                    <w:rFonts w:ascii="Cambria Math" w:hAnsi="Cambria Math"/>
                    <w:i/>
                    <w:iCs/>
                  </w:rPr>
                </w:ins>
              </m:ctrlPr>
            </m:naryPr>
            <m:sub>
              <m:r>
                <w:ins w:id="1197" w:author="Juan Pablo Bernal Tamayo" w:date="2026-03-11T16:05:00Z" w16du:dateUtc="2026-03-11T13:05:00Z">
                  <w:rPr>
                    <w:rFonts w:ascii="Cambria Math" w:hAnsi="Cambria Math"/>
                  </w:rPr>
                  <m:t>s≠v≠t</m:t>
                </w:ins>
              </m:r>
            </m:sub>
            <m:sup/>
            <m:e>
              <m:f>
                <m:fPr>
                  <m:ctrlPr>
                    <w:ins w:id="1198" w:author="Juan Pablo Bernal Tamayo" w:date="2026-03-11T16:05:00Z" w16du:dateUtc="2026-03-11T13:05:00Z">
                      <w:rPr>
                        <w:rFonts w:ascii="Cambria Math" w:hAnsi="Cambria Math"/>
                        <w:i/>
                        <w:iCs/>
                      </w:rPr>
                    </w:ins>
                  </m:ctrlPr>
                </m:fPr>
                <m:num>
                  <m:sSub>
                    <m:sSubPr>
                      <m:ctrlPr>
                        <w:ins w:id="1199" w:author="Juan Pablo Bernal Tamayo" w:date="2026-03-11T16:05:00Z" w16du:dateUtc="2026-03-11T13:05:00Z">
                          <w:rPr>
                            <w:rFonts w:ascii="Cambria Math" w:hAnsi="Cambria Math"/>
                            <w:i/>
                            <w:iCs/>
                          </w:rPr>
                        </w:ins>
                      </m:ctrlPr>
                    </m:sSubPr>
                    <m:e>
                      <m:r>
                        <w:ins w:id="1200" w:author="Juan Pablo Bernal Tamayo" w:date="2026-03-11T16:05:00Z" w16du:dateUtc="2026-03-11T13:05:00Z">
                          <w:rPr>
                            <w:rFonts w:ascii="Cambria Math" w:hAnsi="Cambria Math"/>
                          </w:rPr>
                          <m:t>σ</m:t>
                        </w:ins>
                      </m:r>
                    </m:e>
                    <m:sub>
                      <m:r>
                        <w:ins w:id="1201" w:author="Juan Pablo Bernal Tamayo" w:date="2026-03-11T16:05:00Z" w16du:dateUtc="2026-03-11T13:05:00Z">
                          <w:rPr>
                            <w:rFonts w:ascii="Cambria Math" w:hAnsi="Cambria Math"/>
                          </w:rPr>
                          <m:t>st</m:t>
                        </w:ins>
                      </m:r>
                    </m:sub>
                  </m:sSub>
                  <m:d>
                    <m:dPr>
                      <m:ctrlPr>
                        <w:ins w:id="1202" w:author="Juan Pablo Bernal Tamayo" w:date="2026-03-11T16:05:00Z" w16du:dateUtc="2026-03-11T13:05:00Z">
                          <w:rPr>
                            <w:rFonts w:ascii="Cambria Math" w:hAnsi="Cambria Math"/>
                            <w:i/>
                            <w:iCs/>
                          </w:rPr>
                        </w:ins>
                      </m:ctrlPr>
                    </m:dPr>
                    <m:e>
                      <m:r>
                        <w:ins w:id="1203" w:author="Juan Pablo Bernal Tamayo" w:date="2026-03-11T16:05:00Z" w16du:dateUtc="2026-03-11T13:05:00Z">
                          <w:rPr>
                            <w:rFonts w:ascii="Cambria Math" w:hAnsi="Cambria Math"/>
                          </w:rPr>
                          <m:t>v</m:t>
                        </w:ins>
                      </m:r>
                    </m:e>
                  </m:d>
                </m:num>
                <m:den>
                  <m:sSub>
                    <m:sSubPr>
                      <m:ctrlPr>
                        <w:ins w:id="1204" w:author="Juan Pablo Bernal Tamayo" w:date="2026-03-11T16:05:00Z" w16du:dateUtc="2026-03-11T13:05:00Z">
                          <w:rPr>
                            <w:rFonts w:ascii="Cambria Math" w:hAnsi="Cambria Math"/>
                            <w:i/>
                            <w:iCs/>
                          </w:rPr>
                        </w:ins>
                      </m:ctrlPr>
                    </m:sSubPr>
                    <m:e>
                      <m:r>
                        <w:ins w:id="1205" w:author="Juan Pablo Bernal Tamayo" w:date="2026-03-11T16:05:00Z" w16du:dateUtc="2026-03-11T13:05:00Z">
                          <w:rPr>
                            <w:rFonts w:ascii="Cambria Math" w:hAnsi="Cambria Math"/>
                          </w:rPr>
                          <m:t>σ</m:t>
                        </w:ins>
                      </m:r>
                    </m:e>
                    <m:sub>
                      <m:r>
                        <w:ins w:id="1206" w:author="Juan Pablo Bernal Tamayo" w:date="2026-03-11T16:05:00Z" w16du:dateUtc="2026-03-11T13:05:00Z">
                          <w:rPr>
                            <w:rFonts w:ascii="Cambria Math" w:hAnsi="Cambria Math"/>
                          </w:rPr>
                          <m:t>st</m:t>
                        </w:ins>
                      </m:r>
                    </m:sub>
                  </m:sSub>
                </m:den>
              </m:f>
            </m:e>
          </m:nary>
          <m:r>
            <w:ins w:id="1207" w:author="Juan Pablo Bernal Tamayo" w:date="2026-03-11T16:06:00Z" w16du:dateUtc="2026-03-11T13:06:00Z">
              <m:rPr>
                <m:sty m:val="p"/>
              </m:rPr>
              <w:rPr>
                <w:rFonts w:ascii="Cambria Math" w:hAnsi="Cambria Math"/>
              </w:rPr>
              <m:t>I</m:t>
            </w:ins>
          </m:r>
        </m:oMath>
      </m:oMathPara>
    </w:p>
    <w:p w14:paraId="050F9031" w14:textId="77777777" w:rsidR="0080264A" w:rsidRDefault="0080264A">
      <w:pPr>
        <w:pStyle w:val="Compact"/>
        <w:rPr>
          <w:ins w:id="1208" w:author="Juan Pablo Bernal Tamayo" w:date="2026-03-11T16:01:00Z" w16du:dateUtc="2026-03-11T13:01:00Z"/>
        </w:rPr>
        <w:pPrChange w:id="1209" w:author="Juan Pablo Bernal Tamayo" w:date="2026-03-11T16:02:00Z" w16du:dateUtc="2026-03-11T13:02:00Z">
          <w:pPr>
            <w:pStyle w:val="Compact"/>
            <w:numPr>
              <w:numId w:val="1"/>
            </w:numPr>
            <w:ind w:left="720" w:hanging="360"/>
          </w:pPr>
        </w:pPrChange>
      </w:pPr>
      <w:ins w:id="1210" w:author="Juan Pablo Bernal Tamayo" w:date="2026-03-11T16:01:00Z" w16du:dateUtc="2026-03-11T13:01:00Z">
        <w:r>
          <w:t xml:space="preserve">where </w:t>
        </w:r>
      </w:ins>
      <m:oMath>
        <m:sSub>
          <m:sSubPr>
            <m:ctrlPr>
              <w:ins w:id="1211" w:author="Juan Pablo Bernal Tamayo" w:date="2026-03-11T16:01:00Z" w16du:dateUtc="2026-03-11T13:01:00Z">
                <w:rPr>
                  <w:rFonts w:ascii="Cambria Math" w:hAnsi="Cambria Math"/>
                </w:rPr>
              </w:ins>
            </m:ctrlPr>
          </m:sSubPr>
          <m:e>
            <m:r>
              <w:ins w:id="1212" w:author="Juan Pablo Bernal Tamayo" w:date="2026-03-11T16:01:00Z" w16du:dateUtc="2026-03-11T13:01:00Z">
                <w:rPr>
                  <w:rFonts w:ascii="Cambria Math" w:hAnsi="Cambria Math"/>
                </w:rPr>
                <m:t>σ</m:t>
              </w:ins>
            </m:r>
          </m:e>
          <m:sub>
            <m:r>
              <w:ins w:id="1213" w:author="Juan Pablo Bernal Tamayo" w:date="2026-03-11T16:01:00Z" w16du:dateUtc="2026-03-11T13:01:00Z">
                <w:rPr>
                  <w:rFonts w:ascii="Cambria Math" w:hAnsi="Cambria Math"/>
                </w:rPr>
                <m:t>st</m:t>
              </w:ins>
            </m:r>
          </m:sub>
        </m:sSub>
      </m:oMath>
      <w:ins w:id="1214" w:author="Juan Pablo Bernal Tamayo" w:date="2026-03-11T16:01:00Z" w16du:dateUtc="2026-03-11T13:01:00Z">
        <w:r>
          <w:t xml:space="preserve"> is the total number of shortest paths from gene </w:t>
        </w:r>
      </w:ins>
      <m:oMath>
        <m:r>
          <w:ins w:id="1215" w:author="Juan Pablo Bernal Tamayo" w:date="2026-03-11T16:01:00Z" w16du:dateUtc="2026-03-11T13:01:00Z">
            <w:rPr>
              <w:rFonts w:ascii="Cambria Math" w:hAnsi="Cambria Math"/>
            </w:rPr>
            <m:t>s</m:t>
          </w:ins>
        </m:r>
      </m:oMath>
      <w:ins w:id="1216" w:author="Juan Pablo Bernal Tamayo" w:date="2026-03-11T16:01:00Z" w16du:dateUtc="2026-03-11T13:01:00Z">
        <w:r>
          <w:t xml:space="preserve"> to gene </w:t>
        </w:r>
      </w:ins>
      <m:oMath>
        <m:r>
          <w:ins w:id="1217" w:author="Juan Pablo Bernal Tamayo" w:date="2026-03-11T16:01:00Z" w16du:dateUtc="2026-03-11T13:01:00Z">
            <w:rPr>
              <w:rFonts w:ascii="Cambria Math" w:hAnsi="Cambria Math"/>
            </w:rPr>
            <m:t>t</m:t>
          </w:ins>
        </m:r>
      </m:oMath>
      <w:ins w:id="1218" w:author="Juan Pablo Bernal Tamayo" w:date="2026-03-11T16:01:00Z" w16du:dateUtc="2026-03-11T13:01:00Z">
        <w:r>
          <w:t xml:space="preserve"> in the binarized network, and </w:t>
        </w:r>
      </w:ins>
      <m:oMath>
        <m:sSub>
          <m:sSubPr>
            <m:ctrlPr>
              <w:ins w:id="1219" w:author="Juan Pablo Bernal Tamayo" w:date="2026-03-11T16:01:00Z" w16du:dateUtc="2026-03-11T13:01:00Z">
                <w:rPr>
                  <w:rFonts w:ascii="Cambria Math" w:hAnsi="Cambria Math"/>
                </w:rPr>
              </w:ins>
            </m:ctrlPr>
          </m:sSubPr>
          <m:e>
            <m:r>
              <w:ins w:id="1220" w:author="Juan Pablo Bernal Tamayo" w:date="2026-03-11T16:01:00Z" w16du:dateUtc="2026-03-11T13:01:00Z">
                <w:rPr>
                  <w:rFonts w:ascii="Cambria Math" w:hAnsi="Cambria Math"/>
                </w:rPr>
                <m:t>σ</m:t>
              </w:ins>
            </m:r>
          </m:e>
          <m:sub>
            <m:r>
              <w:ins w:id="1221" w:author="Juan Pablo Bernal Tamayo" w:date="2026-03-11T16:01:00Z" w16du:dateUtc="2026-03-11T13:01:00Z">
                <w:rPr>
                  <w:rFonts w:ascii="Cambria Math" w:hAnsi="Cambria Math"/>
                </w:rPr>
                <m:t>st</m:t>
              </w:ins>
            </m:r>
          </m:sub>
        </m:sSub>
        <m:d>
          <m:dPr>
            <m:ctrlPr>
              <w:ins w:id="1222" w:author="Juan Pablo Bernal Tamayo" w:date="2026-03-11T16:01:00Z" w16du:dateUtc="2026-03-11T13:01:00Z">
                <w:rPr>
                  <w:rFonts w:ascii="Cambria Math" w:hAnsi="Cambria Math"/>
                </w:rPr>
              </w:ins>
            </m:ctrlPr>
          </m:dPr>
          <m:e>
            <m:r>
              <w:ins w:id="1223" w:author="Juan Pablo Bernal Tamayo" w:date="2026-03-11T16:01:00Z" w16du:dateUtc="2026-03-11T13:01:00Z">
                <w:rPr>
                  <w:rFonts w:ascii="Cambria Math" w:hAnsi="Cambria Math"/>
                </w:rPr>
                <m:t>v</m:t>
              </w:ins>
            </m:r>
          </m:e>
        </m:d>
      </m:oMath>
      <w:ins w:id="1224" w:author="Juan Pablo Bernal Tamayo" w:date="2026-03-11T16:01:00Z" w16du:dateUtc="2026-03-11T13:01:00Z">
        <w:r>
          <w:t xml:space="preserve"> is the number of those paths passing through gene </w:t>
        </w:r>
      </w:ins>
      <m:oMath>
        <m:r>
          <w:ins w:id="1225" w:author="Juan Pablo Bernal Tamayo" w:date="2026-03-11T16:01:00Z" w16du:dateUtc="2026-03-11T13:01:00Z">
            <w:rPr>
              <w:rFonts w:ascii="Cambria Math" w:hAnsi="Cambria Math"/>
            </w:rPr>
            <m:t>v</m:t>
          </w:ins>
        </m:r>
      </m:oMath>
      <w:ins w:id="1226" w:author="Juan Pablo Bernal Tamayo" w:date="2026-03-11T16:01:00Z" w16du:dateUtc="2026-03-11T13:01:00Z">
        <w:r>
          <w:t>.</w:t>
        </w:r>
      </w:ins>
    </w:p>
    <w:p w14:paraId="1D6CDB98" w14:textId="071F08BE" w:rsidR="00DA1B97" w:rsidDel="0080264A" w:rsidRDefault="00674E62">
      <w:pPr>
        <w:pStyle w:val="FirstParagraph"/>
        <w:rPr>
          <w:del w:id="1227" w:author="Juan Pablo Bernal Tamayo" w:date="2026-03-11T16:01:00Z" w16du:dateUtc="2026-03-11T13:01:00Z"/>
        </w:rPr>
      </w:pPr>
      <w:del w:id="1228" w:author="Juan Pablo Bernal Tamayo" w:date="2026-03-11T16:01:00Z" w16du:dateUtc="2026-03-11T13:01:00Z">
        <w:r w:rsidDel="0080264A">
          <w:delText xml:space="preserve">To identify key regulatory genes, three standard centrality metrics are computed for the (thresholded) adjacency matrix </w:delText>
        </w:r>
      </w:del>
      <m:oMath>
        <m:r>
          <w:del w:id="1229" w:author="Juan Pablo Bernal Tamayo" w:date="2026-03-11T16:01:00Z" w16du:dateUtc="2026-03-11T13:01:00Z">
            <w:rPr>
              <w:rFonts w:ascii="Cambria Math" w:hAnsi="Cambria Math"/>
            </w:rPr>
            <m:t>A</m:t>
          </w:del>
        </m:r>
      </m:oMath>
      <w:del w:id="1230" w:author="Juan Pablo Bernal Tamayo" w:date="2026-03-11T16:01:00Z" w16du:dateUtc="2026-03-11T13:01:00Z">
        <w:r w:rsidDel="0080264A">
          <w:delText xml:space="preserve"> of the inferred GRN:</w:delText>
        </w:r>
      </w:del>
    </w:p>
    <w:p w14:paraId="743125DD" w14:textId="0482F718" w:rsidR="00DA1B97" w:rsidDel="0080264A" w:rsidRDefault="00674E62">
      <w:pPr>
        <w:pStyle w:val="BodyText"/>
        <w:rPr>
          <w:del w:id="1231" w:author="Juan Pablo Bernal Tamayo" w:date="2026-03-11T16:01:00Z" w16du:dateUtc="2026-03-11T13:01:00Z"/>
        </w:rPr>
      </w:pPr>
      <w:commentRangeStart w:id="1232"/>
      <w:del w:id="1233" w:author="Juan Pablo Bernal Tamayo" w:date="2026-03-11T16:01:00Z" w16du:dateUtc="2026-03-11T13:01:00Z">
        <w:r w:rsidDel="0080264A">
          <w:rPr>
            <w:b/>
            <w:bCs/>
          </w:rPr>
          <w:delText>Degree centrality</w:delText>
        </w:r>
        <w:r w:rsidDel="0080264A">
          <w:delText xml:space="preserve"> </w:delText>
        </w:r>
        <w:commentRangeEnd w:id="1232"/>
        <w:r w:rsidR="00C90F96" w:rsidDel="0080264A">
          <w:rPr>
            <w:rStyle w:val="CommentReference"/>
            <w:sz w:val="24"/>
            <w:szCs w:val="24"/>
          </w:rPr>
          <w:commentReference w:id="1232"/>
        </w:r>
        <w:r w:rsidDel="0080264A">
          <w:delText>— direct connectivity:</w:delText>
        </w:r>
      </w:del>
    </w:p>
    <w:p w14:paraId="1C8692B6" w14:textId="5656D502" w:rsidR="00DA1B97" w:rsidDel="0080264A" w:rsidRDefault="00000000">
      <w:pPr>
        <w:pStyle w:val="BodyText"/>
        <w:rPr>
          <w:del w:id="1234" w:author="Juan Pablo Bernal Tamayo" w:date="2026-03-11T16:01:00Z" w16du:dateUtc="2026-03-11T13:01:00Z"/>
        </w:rPr>
      </w:pPr>
      <m:oMathPara>
        <m:oMathParaPr>
          <m:jc m:val="center"/>
        </m:oMathParaPr>
        <m:oMath>
          <m:sSub>
            <m:sSubPr>
              <m:ctrlPr>
                <w:del w:id="1235" w:author="Juan Pablo Bernal Tamayo" w:date="2026-03-11T16:01:00Z" w16du:dateUtc="2026-03-11T13:01:00Z">
                  <w:rPr>
                    <w:rFonts w:ascii="Cambria Math" w:hAnsi="Cambria Math"/>
                  </w:rPr>
                </w:del>
              </m:ctrlPr>
            </m:sSubPr>
            <m:e>
              <m:r>
                <w:del w:id="1236" w:author="Juan Pablo Bernal Tamayo" w:date="2026-03-11T16:01:00Z" w16du:dateUtc="2026-03-11T13:01:00Z">
                  <w:rPr>
                    <w:rFonts w:ascii="Cambria Math" w:hAnsi="Cambria Math"/>
                  </w:rPr>
                  <m:t>C</m:t>
                </w:del>
              </m:r>
            </m:e>
            <m:sub>
              <m:sSub>
                <m:sSubPr>
                  <m:ctrlPr>
                    <w:del w:id="1237" w:author="Juan Pablo Bernal Tamayo" w:date="2026-03-11T16:01:00Z" w16du:dateUtc="2026-03-11T13:01:00Z">
                      <w:rPr>
                        <w:rFonts w:ascii="Cambria Math" w:hAnsi="Cambria Math"/>
                      </w:rPr>
                    </w:del>
                  </m:ctrlPr>
                </m:sSubPr>
                <m:e>
                  <m:r>
                    <w:del w:id="1238" w:author="Juan Pablo Bernal Tamayo" w:date="2026-03-11T16:01:00Z" w16du:dateUtc="2026-03-11T13:01:00Z">
                      <w:rPr>
                        <w:rFonts w:ascii="Cambria Math" w:hAnsi="Cambria Math"/>
                      </w:rPr>
                      <m:t>D</m:t>
                    </w:del>
                  </m:r>
                </m:e>
                <m:sub>
                  <m:r>
                    <w:del w:id="1239" w:author="Juan Pablo Bernal Tamayo" w:date="2026-03-11T16:01:00Z" w16du:dateUtc="2026-03-11T13:01:00Z">
                      <m:rPr>
                        <m:nor/>
                      </m:rPr>
                      <m:t>in</m:t>
                    </w:del>
                  </m:r>
                </m:sub>
              </m:sSub>
            </m:sub>
          </m:sSub>
          <m:d>
            <m:dPr>
              <m:ctrlPr>
                <w:del w:id="1240" w:author="Juan Pablo Bernal Tamayo" w:date="2026-03-11T16:01:00Z" w16du:dateUtc="2026-03-11T13:01:00Z">
                  <w:rPr>
                    <w:rFonts w:ascii="Cambria Math" w:hAnsi="Cambria Math"/>
                  </w:rPr>
                </w:del>
              </m:ctrlPr>
            </m:dPr>
            <m:e>
              <m:r>
                <w:del w:id="1241" w:author="Juan Pablo Bernal Tamayo" w:date="2026-03-11T16:01:00Z" w16du:dateUtc="2026-03-11T13:01:00Z">
                  <w:rPr>
                    <w:rFonts w:ascii="Cambria Math" w:hAnsi="Cambria Math"/>
                  </w:rPr>
                  <m:t>v</m:t>
                </w:del>
              </m:r>
            </m:e>
          </m:d>
          <m:r>
            <w:del w:id="1242" w:author="Juan Pablo Bernal Tamayo" w:date="2026-03-11T16:01:00Z" w16du:dateUtc="2026-03-11T13:01:00Z">
              <m:rPr>
                <m:sty m:val="p"/>
              </m:rPr>
              <w:rPr>
                <w:rFonts w:ascii="Cambria Math" w:hAnsi="Cambria Math"/>
              </w:rPr>
              <m:t>=</m:t>
            </w:del>
          </m:r>
          <m:nary>
            <m:naryPr>
              <m:chr m:val="∑"/>
              <m:limLoc m:val="undOvr"/>
              <m:supHide m:val="1"/>
              <m:ctrlPr>
                <w:del w:id="1243" w:author="Juan Pablo Bernal Tamayo" w:date="2026-03-11T16:01:00Z" w16du:dateUtc="2026-03-11T13:01:00Z">
                  <w:rPr>
                    <w:rFonts w:ascii="Cambria Math" w:hAnsi="Cambria Math"/>
                  </w:rPr>
                </w:del>
              </m:ctrlPr>
            </m:naryPr>
            <m:sub>
              <m:r>
                <w:del w:id="1244" w:author="Juan Pablo Bernal Tamayo" w:date="2026-03-11T16:01:00Z" w16du:dateUtc="2026-03-11T13:01:00Z">
                  <w:rPr>
                    <w:rFonts w:ascii="Cambria Math" w:hAnsi="Cambria Math"/>
                  </w:rPr>
                  <m:t>i</m:t>
                </w:del>
              </m:r>
            </m:sub>
            <m:sup>
              <m:r>
                <w:del w:id="1245" w:author="Juan Pablo Bernal Tamayo" w:date="2026-03-11T16:01:00Z" w16du:dateUtc="2026-03-11T13:01:00Z">
                  <w:rPr>
                    <w:rFonts w:ascii="Cambria Math" w:hAnsi="Cambria Math"/>
                  </w:rPr>
                  <m:t>​</m:t>
                </w:del>
              </m:r>
            </m:sup>
            <m:e>
              <m:sSub>
                <m:sSubPr>
                  <m:ctrlPr>
                    <w:del w:id="1246" w:author="Juan Pablo Bernal Tamayo" w:date="2026-03-11T16:01:00Z" w16du:dateUtc="2026-03-11T13:01:00Z">
                      <w:rPr>
                        <w:rFonts w:ascii="Cambria Math" w:hAnsi="Cambria Math"/>
                      </w:rPr>
                    </w:del>
                  </m:ctrlPr>
                </m:sSubPr>
                <m:e>
                  <m:r>
                    <w:del w:id="1247" w:author="Juan Pablo Bernal Tamayo" w:date="2026-03-11T16:01:00Z" w16du:dateUtc="2026-03-11T13:01:00Z">
                      <w:rPr>
                        <w:rFonts w:ascii="Cambria Math" w:hAnsi="Cambria Math"/>
                      </w:rPr>
                      <m:t>A</m:t>
                    </w:del>
                  </m:r>
                </m:e>
                <m:sub>
                  <m:r>
                    <w:del w:id="1248" w:author="Juan Pablo Bernal Tamayo" w:date="2026-03-11T16:01:00Z" w16du:dateUtc="2026-03-11T13:01:00Z">
                      <w:rPr>
                        <w:rFonts w:ascii="Cambria Math" w:hAnsi="Cambria Math"/>
                      </w:rPr>
                      <m:t>iv</m:t>
                    </w:del>
                  </m:r>
                </m:sub>
              </m:sSub>
            </m:e>
          </m:nary>
          <m:r>
            <w:del w:id="1249" w:author="Juan Pablo Bernal Tamayo" w:date="2026-03-11T16:01:00Z" w16du:dateUtc="2026-03-11T13:01:00Z">
              <m:rPr>
                <m:sty m:val="p"/>
              </m:rPr>
              <w:rPr>
                <w:rFonts w:ascii="Cambria Math" w:hAnsi="Cambria Math"/>
              </w:rPr>
              <m:t>,</m:t>
            </w:del>
          </m:r>
          <m:r>
            <w:del w:id="1250" w:author="Juan Pablo Bernal Tamayo" w:date="2026-03-11T16:01:00Z" w16du:dateUtc="2026-03-11T13:01:00Z">
              <w:rPr>
                <w:rFonts w:ascii="Cambria Math" w:hAnsi="Cambria Math"/>
              </w:rPr>
              <m:t>  </m:t>
            </w:del>
          </m:r>
          <m:sSub>
            <m:sSubPr>
              <m:ctrlPr>
                <w:del w:id="1251" w:author="Juan Pablo Bernal Tamayo" w:date="2026-03-11T16:01:00Z" w16du:dateUtc="2026-03-11T13:01:00Z">
                  <w:rPr>
                    <w:rFonts w:ascii="Cambria Math" w:hAnsi="Cambria Math"/>
                  </w:rPr>
                </w:del>
              </m:ctrlPr>
            </m:sSubPr>
            <m:e>
              <m:r>
                <w:del w:id="1252" w:author="Juan Pablo Bernal Tamayo" w:date="2026-03-11T16:01:00Z" w16du:dateUtc="2026-03-11T13:01:00Z">
                  <w:rPr>
                    <w:rFonts w:ascii="Cambria Math" w:hAnsi="Cambria Math"/>
                  </w:rPr>
                  <m:t>C</m:t>
                </w:del>
              </m:r>
            </m:e>
            <m:sub>
              <m:sSub>
                <m:sSubPr>
                  <m:ctrlPr>
                    <w:del w:id="1253" w:author="Juan Pablo Bernal Tamayo" w:date="2026-03-11T16:01:00Z" w16du:dateUtc="2026-03-11T13:01:00Z">
                      <w:rPr>
                        <w:rFonts w:ascii="Cambria Math" w:hAnsi="Cambria Math"/>
                      </w:rPr>
                    </w:del>
                  </m:ctrlPr>
                </m:sSubPr>
                <m:e>
                  <m:r>
                    <w:del w:id="1254" w:author="Juan Pablo Bernal Tamayo" w:date="2026-03-11T16:01:00Z" w16du:dateUtc="2026-03-11T13:01:00Z">
                      <w:rPr>
                        <w:rFonts w:ascii="Cambria Math" w:hAnsi="Cambria Math"/>
                      </w:rPr>
                      <m:t>D</m:t>
                    </w:del>
                  </m:r>
                </m:e>
                <m:sub>
                  <m:r>
                    <w:del w:id="1255" w:author="Juan Pablo Bernal Tamayo" w:date="2026-03-11T16:01:00Z" w16du:dateUtc="2026-03-11T13:01:00Z">
                      <m:rPr>
                        <m:nor/>
                      </m:rPr>
                      <m:t>out</m:t>
                    </w:del>
                  </m:r>
                </m:sub>
              </m:sSub>
            </m:sub>
          </m:sSub>
          <m:d>
            <m:dPr>
              <m:ctrlPr>
                <w:del w:id="1256" w:author="Juan Pablo Bernal Tamayo" w:date="2026-03-11T16:01:00Z" w16du:dateUtc="2026-03-11T13:01:00Z">
                  <w:rPr>
                    <w:rFonts w:ascii="Cambria Math" w:hAnsi="Cambria Math"/>
                  </w:rPr>
                </w:del>
              </m:ctrlPr>
            </m:dPr>
            <m:e>
              <m:r>
                <w:del w:id="1257" w:author="Juan Pablo Bernal Tamayo" w:date="2026-03-11T16:01:00Z" w16du:dateUtc="2026-03-11T13:01:00Z">
                  <w:rPr>
                    <w:rFonts w:ascii="Cambria Math" w:hAnsi="Cambria Math"/>
                  </w:rPr>
                  <m:t>v</m:t>
                </w:del>
              </m:r>
            </m:e>
          </m:d>
          <m:r>
            <w:del w:id="1258" w:author="Juan Pablo Bernal Tamayo" w:date="2026-03-11T16:01:00Z" w16du:dateUtc="2026-03-11T13:01:00Z">
              <m:rPr>
                <m:sty m:val="p"/>
              </m:rPr>
              <w:rPr>
                <w:rFonts w:ascii="Cambria Math" w:hAnsi="Cambria Math"/>
              </w:rPr>
              <m:t>=</m:t>
            </w:del>
          </m:r>
          <m:nary>
            <m:naryPr>
              <m:chr m:val="∑"/>
              <m:limLoc m:val="undOvr"/>
              <m:supHide m:val="1"/>
              <m:ctrlPr>
                <w:del w:id="1259" w:author="Juan Pablo Bernal Tamayo" w:date="2026-03-11T16:01:00Z" w16du:dateUtc="2026-03-11T13:01:00Z">
                  <w:rPr>
                    <w:rFonts w:ascii="Cambria Math" w:hAnsi="Cambria Math"/>
                  </w:rPr>
                </w:del>
              </m:ctrlPr>
            </m:naryPr>
            <m:sub>
              <m:r>
                <w:del w:id="1260" w:author="Juan Pablo Bernal Tamayo" w:date="2026-03-11T16:01:00Z" w16du:dateUtc="2026-03-11T13:01:00Z">
                  <w:rPr>
                    <w:rFonts w:ascii="Cambria Math" w:hAnsi="Cambria Math"/>
                  </w:rPr>
                  <m:t>i</m:t>
                </w:del>
              </m:r>
            </m:sub>
            <m:sup>
              <m:r>
                <w:del w:id="1261" w:author="Juan Pablo Bernal Tamayo" w:date="2026-03-11T16:01:00Z" w16du:dateUtc="2026-03-11T13:01:00Z">
                  <w:rPr>
                    <w:rFonts w:ascii="Cambria Math" w:hAnsi="Cambria Math"/>
                  </w:rPr>
                  <m:t>​</m:t>
                </w:del>
              </m:r>
            </m:sup>
            <m:e>
              <m:sSub>
                <m:sSubPr>
                  <m:ctrlPr>
                    <w:del w:id="1262" w:author="Juan Pablo Bernal Tamayo" w:date="2026-03-11T16:01:00Z" w16du:dateUtc="2026-03-11T13:01:00Z">
                      <w:rPr>
                        <w:rFonts w:ascii="Cambria Math" w:hAnsi="Cambria Math"/>
                      </w:rPr>
                    </w:del>
                  </m:ctrlPr>
                </m:sSubPr>
                <m:e>
                  <m:r>
                    <w:del w:id="1263" w:author="Juan Pablo Bernal Tamayo" w:date="2026-03-11T16:01:00Z" w16du:dateUtc="2026-03-11T13:01:00Z">
                      <w:rPr>
                        <w:rFonts w:ascii="Cambria Math" w:hAnsi="Cambria Math"/>
                      </w:rPr>
                      <m:t>A</m:t>
                    </w:del>
                  </m:r>
                </m:e>
                <m:sub>
                  <m:r>
                    <w:del w:id="1264" w:author="Juan Pablo Bernal Tamayo" w:date="2026-03-11T16:01:00Z" w16du:dateUtc="2026-03-11T13:01:00Z">
                      <w:rPr>
                        <w:rFonts w:ascii="Cambria Math" w:hAnsi="Cambria Math"/>
                      </w:rPr>
                      <m:t>vi</m:t>
                    </w:del>
                  </m:r>
                </m:sub>
              </m:sSub>
            </m:e>
          </m:nary>
        </m:oMath>
      </m:oMathPara>
    </w:p>
    <w:p w14:paraId="71B71AAB" w14:textId="322F8088" w:rsidR="00DA1B97" w:rsidDel="0080264A" w:rsidRDefault="00674E62">
      <w:pPr>
        <w:pStyle w:val="FirstParagraph"/>
        <w:rPr>
          <w:del w:id="1265" w:author="Juan Pablo Bernal Tamayo" w:date="2026-03-11T16:01:00Z" w16du:dateUtc="2026-03-11T13:01:00Z"/>
        </w:rPr>
      </w:pPr>
      <w:del w:id="1266" w:author="Juan Pablo Bernal Tamayo" w:date="2026-03-11T16:01:00Z" w16du:dateUtc="2026-03-11T13:01:00Z">
        <w:r w:rsidDel="0080264A">
          <w:delText>In-degree quantifies how strongly a gene is regulated; out-degree measures its regulatory influence on others.</w:delText>
        </w:r>
      </w:del>
    </w:p>
    <w:p w14:paraId="18870810" w14:textId="3E51D0C8" w:rsidR="00DA1B97" w:rsidDel="0080264A" w:rsidRDefault="00674E62">
      <w:pPr>
        <w:pStyle w:val="BodyText"/>
        <w:rPr>
          <w:del w:id="1267" w:author="Juan Pablo Bernal Tamayo" w:date="2026-03-11T16:01:00Z" w16du:dateUtc="2026-03-11T13:01:00Z"/>
        </w:rPr>
      </w:pPr>
      <w:commentRangeStart w:id="1268"/>
      <w:del w:id="1269" w:author="Juan Pablo Bernal Tamayo" w:date="2026-03-11T16:01:00Z" w16du:dateUtc="2026-03-11T13:01:00Z">
        <w:r w:rsidDel="0080264A">
          <w:rPr>
            <w:b/>
            <w:bCs/>
          </w:rPr>
          <w:delText>Eigenvector centrality</w:delText>
        </w:r>
        <w:r w:rsidDel="0080264A">
          <w:delText xml:space="preserve"> </w:delText>
        </w:r>
        <w:commentRangeEnd w:id="1268"/>
        <w:r w:rsidR="00C90F96" w:rsidDel="0080264A">
          <w:rPr>
            <w:rStyle w:val="CommentReference"/>
            <w:sz w:val="24"/>
            <w:szCs w:val="24"/>
          </w:rPr>
          <w:commentReference w:id="1268"/>
        </w:r>
        <w:r w:rsidDel="0080264A">
          <w:delText xml:space="preserve">— influence accounting for </w:delText>
        </w:r>
      </w:del>
      <w:del w:id="1270" w:author="Juan Pablo Bernal Tamayo" w:date="2026-03-11T14:41:00Z" w16du:dateUtc="2026-03-11T11:41:00Z">
        <w:r w:rsidDel="00AF74E4">
          <w:delText>neighbour</w:delText>
        </w:r>
      </w:del>
      <w:del w:id="1271" w:author="Juan Pablo Bernal Tamayo" w:date="2026-03-11T16:01:00Z" w16du:dateUtc="2026-03-11T13:01:00Z">
        <w:r w:rsidDel="0080264A">
          <w:delText xml:space="preserve"> importance, computed as the component of gene </w:delText>
        </w:r>
      </w:del>
      <m:oMath>
        <m:r>
          <w:del w:id="1272" w:author="Juan Pablo Bernal Tamayo" w:date="2026-03-11T16:01:00Z" w16du:dateUtc="2026-03-11T13:01:00Z">
            <w:rPr>
              <w:rFonts w:ascii="Cambria Math" w:hAnsi="Cambria Math"/>
            </w:rPr>
            <m:t>v</m:t>
          </w:del>
        </m:r>
      </m:oMath>
      <w:del w:id="1273" w:author="Juan Pablo Bernal Tamayo" w:date="2026-03-11T16:01:00Z" w16du:dateUtc="2026-03-11T13:01:00Z">
        <w:r w:rsidDel="0080264A">
          <w:delText xml:space="preserve"> in the eigenvector corresponding to the largest eigenvalue of </w:delText>
        </w:r>
      </w:del>
      <m:oMath>
        <m:r>
          <w:del w:id="1274" w:author="Juan Pablo Bernal Tamayo" w:date="2026-03-11T16:01:00Z" w16du:dateUtc="2026-03-11T13:01:00Z">
            <w:rPr>
              <w:rFonts w:ascii="Cambria Math" w:hAnsi="Cambria Math"/>
            </w:rPr>
            <m:t>A</m:t>
          </w:del>
        </m:r>
      </m:oMath>
      <w:del w:id="1275" w:author="Juan Pablo Bernal Tamayo" w:date="2026-03-11T16:01:00Z" w16du:dateUtc="2026-03-11T13:01:00Z">
        <w:r w:rsidDel="0080264A">
          <w:delText>:</w:delText>
        </w:r>
      </w:del>
    </w:p>
    <w:p w14:paraId="0F4CFDB2" w14:textId="353729E3" w:rsidR="00DA1B97" w:rsidDel="0080264A" w:rsidRDefault="00674E62">
      <w:pPr>
        <w:pStyle w:val="BodyText"/>
        <w:rPr>
          <w:del w:id="1276" w:author="Juan Pablo Bernal Tamayo" w:date="2026-03-11T16:01:00Z" w16du:dateUtc="2026-03-11T13:01:00Z"/>
        </w:rPr>
      </w:pPr>
      <m:oMathPara>
        <m:oMathParaPr>
          <m:jc m:val="center"/>
        </m:oMathParaPr>
        <m:oMath>
          <m:r>
            <w:del w:id="1277" w:author="Juan Pablo Bernal Tamayo" w:date="2026-03-11T16:01:00Z" w16du:dateUtc="2026-03-11T13:01:00Z">
              <w:rPr>
                <w:rFonts w:ascii="Cambria Math" w:hAnsi="Cambria Math"/>
              </w:rPr>
              <m:t>A</m:t>
            </w:del>
          </m:r>
          <m:r>
            <w:del w:id="1278" w:author="Juan Pablo Bernal Tamayo" w:date="2026-03-11T16:01:00Z" w16du:dateUtc="2026-03-11T13:01:00Z">
              <m:rPr>
                <m:sty m:val="b"/>
              </m:rPr>
              <w:rPr>
                <w:rFonts w:ascii="Cambria Math" w:hAnsi="Cambria Math"/>
              </w:rPr>
              <m:t>x</m:t>
            </w:del>
          </m:r>
          <m:r>
            <w:del w:id="1279" w:author="Juan Pablo Bernal Tamayo" w:date="2026-03-11T16:01:00Z" w16du:dateUtc="2026-03-11T13:01:00Z">
              <m:rPr>
                <m:sty m:val="p"/>
              </m:rPr>
              <w:rPr>
                <w:rFonts w:ascii="Cambria Math" w:hAnsi="Cambria Math"/>
              </w:rPr>
              <m:t>=</m:t>
            </w:del>
          </m:r>
          <m:sSub>
            <m:sSubPr>
              <m:ctrlPr>
                <w:del w:id="1280" w:author="Juan Pablo Bernal Tamayo" w:date="2026-03-11T16:01:00Z" w16du:dateUtc="2026-03-11T13:01:00Z">
                  <w:rPr>
                    <w:rFonts w:ascii="Cambria Math" w:hAnsi="Cambria Math"/>
                  </w:rPr>
                </w:del>
              </m:ctrlPr>
            </m:sSubPr>
            <m:e>
              <m:r>
                <w:del w:id="1281" w:author="Juan Pablo Bernal Tamayo" w:date="2026-03-11T16:01:00Z" w16du:dateUtc="2026-03-11T13:01:00Z">
                  <w:rPr>
                    <w:rFonts w:ascii="Cambria Math" w:hAnsi="Cambria Math"/>
                  </w:rPr>
                  <m:t>λ</m:t>
                </w:del>
              </m:r>
            </m:e>
            <m:sub>
              <m:r>
                <w:del w:id="1282" w:author="Juan Pablo Bernal Tamayo" w:date="2026-03-11T16:01:00Z" w16du:dateUtc="2026-03-11T13:01:00Z">
                  <m:rPr>
                    <m:sty m:val="p"/>
                  </m:rPr>
                  <w:rPr>
                    <w:rFonts w:ascii="Cambria Math" w:hAnsi="Cambria Math"/>
                  </w:rPr>
                  <m:t>max</m:t>
                </w:del>
              </m:r>
            </m:sub>
          </m:sSub>
          <m:r>
            <w:del w:id="1283" w:author="Juan Pablo Bernal Tamayo" w:date="2026-03-11T16:01:00Z" w16du:dateUtc="2026-03-11T13:01:00Z">
              <m:rPr>
                <m:sty m:val="b"/>
              </m:rPr>
              <w:rPr>
                <w:rFonts w:ascii="Cambria Math" w:hAnsi="Cambria Math"/>
              </w:rPr>
              <m:t>x</m:t>
            </w:del>
          </m:r>
        </m:oMath>
      </m:oMathPara>
    </w:p>
    <w:p w14:paraId="17AD4BC4" w14:textId="50C3B436" w:rsidR="00DA1B97" w:rsidDel="0080264A" w:rsidRDefault="00674E62">
      <w:pPr>
        <w:pStyle w:val="FirstParagraph"/>
        <w:rPr>
          <w:del w:id="1284" w:author="Juan Pablo Bernal Tamayo" w:date="2026-03-11T16:01:00Z" w16du:dateUtc="2026-03-11T13:01:00Z"/>
        </w:rPr>
      </w:pPr>
      <w:del w:id="1285" w:author="Juan Pablo Bernal Tamayo" w:date="2026-03-11T16:01:00Z" w16du:dateUtc="2026-03-11T13:01:00Z">
        <w:r w:rsidDel="0080264A">
          <w:rPr>
            <w:b/>
            <w:bCs/>
          </w:rPr>
          <w:delText>Betweenness centrality</w:delText>
        </w:r>
        <w:r w:rsidDel="0080264A">
          <w:delText xml:space="preserve"> — network bridging role:</w:delText>
        </w:r>
      </w:del>
    </w:p>
    <w:p w14:paraId="6E405739" w14:textId="673EAB75" w:rsidR="00DA1B97" w:rsidDel="0080264A" w:rsidRDefault="00674E62">
      <w:pPr>
        <w:pStyle w:val="BodyText"/>
        <w:rPr>
          <w:del w:id="1286" w:author="Juan Pablo Bernal Tamayo" w:date="2026-03-11T16:01:00Z" w16du:dateUtc="2026-03-11T13:01:00Z"/>
        </w:rPr>
      </w:pPr>
      <m:oMathPara>
        <m:oMathParaPr>
          <m:jc m:val="center"/>
        </m:oMathParaPr>
        <m:oMath>
          <m:r>
            <w:del w:id="1287" w:author="Juan Pablo Bernal Tamayo" w:date="2026-03-11T16:01:00Z" w16du:dateUtc="2026-03-11T13:01:00Z">
              <w:rPr>
                <w:rFonts w:ascii="Cambria Math" w:hAnsi="Cambria Math"/>
              </w:rPr>
              <m:t>g</m:t>
            </w:del>
          </m:r>
          <m:d>
            <m:dPr>
              <m:ctrlPr>
                <w:del w:id="1288" w:author="Juan Pablo Bernal Tamayo" w:date="2026-03-11T16:01:00Z" w16du:dateUtc="2026-03-11T13:01:00Z">
                  <w:rPr>
                    <w:rFonts w:ascii="Cambria Math" w:hAnsi="Cambria Math"/>
                  </w:rPr>
                </w:del>
              </m:ctrlPr>
            </m:dPr>
            <m:e>
              <m:r>
                <w:del w:id="1289" w:author="Juan Pablo Bernal Tamayo" w:date="2026-03-11T16:01:00Z" w16du:dateUtc="2026-03-11T13:01:00Z">
                  <w:rPr>
                    <w:rFonts w:ascii="Cambria Math" w:hAnsi="Cambria Math"/>
                  </w:rPr>
                  <m:t>v</m:t>
                </w:del>
              </m:r>
            </m:e>
          </m:d>
          <m:r>
            <w:del w:id="1290" w:author="Juan Pablo Bernal Tamayo" w:date="2026-03-11T16:01:00Z" w16du:dateUtc="2026-03-11T13:01:00Z">
              <m:rPr>
                <m:sty m:val="p"/>
              </m:rPr>
              <w:rPr>
                <w:rFonts w:ascii="Cambria Math" w:hAnsi="Cambria Math"/>
              </w:rPr>
              <m:t>=</m:t>
            </w:del>
          </m:r>
          <m:nary>
            <m:naryPr>
              <m:chr m:val="∑"/>
              <m:limLoc m:val="undOvr"/>
              <m:supHide m:val="1"/>
              <m:ctrlPr>
                <w:del w:id="1291" w:author="Juan Pablo Bernal Tamayo" w:date="2026-03-11T16:01:00Z" w16du:dateUtc="2026-03-11T13:01:00Z">
                  <w:rPr>
                    <w:rFonts w:ascii="Cambria Math" w:hAnsi="Cambria Math"/>
                  </w:rPr>
                </w:del>
              </m:ctrlPr>
            </m:naryPr>
            <m:sub>
              <m:r>
                <w:del w:id="1292" w:author="Juan Pablo Bernal Tamayo" w:date="2026-03-11T16:01:00Z" w16du:dateUtc="2026-03-11T13:01:00Z">
                  <w:rPr>
                    <w:rFonts w:ascii="Cambria Math" w:hAnsi="Cambria Math"/>
                  </w:rPr>
                  <m:t>s</m:t>
                </w:del>
              </m:r>
              <m:r>
                <w:del w:id="1293" w:author="Juan Pablo Bernal Tamayo" w:date="2026-03-11T16:01:00Z" w16du:dateUtc="2026-03-11T13:01:00Z">
                  <m:rPr>
                    <m:sty m:val="p"/>
                  </m:rPr>
                  <w:rPr>
                    <w:rFonts w:ascii="Cambria Math" w:hAnsi="Cambria Math"/>
                  </w:rPr>
                  <m:t>≠</m:t>
                </w:del>
              </m:r>
              <m:r>
                <w:del w:id="1294" w:author="Juan Pablo Bernal Tamayo" w:date="2026-03-11T16:01:00Z" w16du:dateUtc="2026-03-11T13:01:00Z">
                  <w:rPr>
                    <w:rFonts w:ascii="Cambria Math" w:hAnsi="Cambria Math"/>
                  </w:rPr>
                  <m:t>v</m:t>
                </w:del>
              </m:r>
              <m:r>
                <w:del w:id="1295" w:author="Juan Pablo Bernal Tamayo" w:date="2026-03-11T16:01:00Z" w16du:dateUtc="2026-03-11T13:01:00Z">
                  <m:rPr>
                    <m:sty m:val="p"/>
                  </m:rPr>
                  <w:rPr>
                    <w:rFonts w:ascii="Cambria Math" w:hAnsi="Cambria Math"/>
                  </w:rPr>
                  <m:t>≠</m:t>
                </w:del>
              </m:r>
              <m:r>
                <w:del w:id="1296" w:author="Juan Pablo Bernal Tamayo" w:date="2026-03-11T16:01:00Z" w16du:dateUtc="2026-03-11T13:01:00Z">
                  <w:rPr>
                    <w:rFonts w:ascii="Cambria Math" w:hAnsi="Cambria Math"/>
                  </w:rPr>
                  <m:t>t</m:t>
                </w:del>
              </m:r>
            </m:sub>
            <m:sup>
              <m:r>
                <w:del w:id="1297" w:author="Juan Pablo Bernal Tamayo" w:date="2026-03-11T16:01:00Z" w16du:dateUtc="2026-03-11T13:01:00Z">
                  <w:rPr>
                    <w:rFonts w:ascii="Cambria Math" w:hAnsi="Cambria Math"/>
                  </w:rPr>
                  <m:t>​</m:t>
                </w:del>
              </m:r>
            </m:sup>
            <m:e>
              <m:f>
                <m:fPr>
                  <m:ctrlPr>
                    <w:del w:id="1298" w:author="Juan Pablo Bernal Tamayo" w:date="2026-03-11T16:01:00Z" w16du:dateUtc="2026-03-11T13:01:00Z">
                      <w:rPr>
                        <w:rFonts w:ascii="Cambria Math" w:hAnsi="Cambria Math"/>
                      </w:rPr>
                    </w:del>
                  </m:ctrlPr>
                </m:fPr>
                <m:num>
                  <m:sSub>
                    <m:sSubPr>
                      <m:ctrlPr>
                        <w:del w:id="1299" w:author="Juan Pablo Bernal Tamayo" w:date="2026-03-11T16:01:00Z" w16du:dateUtc="2026-03-11T13:01:00Z">
                          <w:rPr>
                            <w:rFonts w:ascii="Cambria Math" w:hAnsi="Cambria Math"/>
                          </w:rPr>
                        </w:del>
                      </m:ctrlPr>
                    </m:sSubPr>
                    <m:e>
                      <m:r>
                        <w:del w:id="1300" w:author="Juan Pablo Bernal Tamayo" w:date="2026-03-11T16:01:00Z" w16du:dateUtc="2026-03-11T13:01:00Z">
                          <w:rPr>
                            <w:rFonts w:ascii="Cambria Math" w:hAnsi="Cambria Math"/>
                          </w:rPr>
                          <m:t>σ</m:t>
                        </w:del>
                      </m:r>
                    </m:e>
                    <m:sub>
                      <m:r>
                        <w:del w:id="1301" w:author="Juan Pablo Bernal Tamayo" w:date="2026-03-11T16:01:00Z" w16du:dateUtc="2026-03-11T13:01:00Z">
                          <w:rPr>
                            <w:rFonts w:ascii="Cambria Math" w:hAnsi="Cambria Math"/>
                          </w:rPr>
                          <m:t>st</m:t>
                        </w:del>
                      </m:r>
                    </m:sub>
                  </m:sSub>
                  <m:d>
                    <m:dPr>
                      <m:ctrlPr>
                        <w:del w:id="1302" w:author="Juan Pablo Bernal Tamayo" w:date="2026-03-11T16:01:00Z" w16du:dateUtc="2026-03-11T13:01:00Z">
                          <w:rPr>
                            <w:rFonts w:ascii="Cambria Math" w:hAnsi="Cambria Math"/>
                          </w:rPr>
                        </w:del>
                      </m:ctrlPr>
                    </m:dPr>
                    <m:e>
                      <m:r>
                        <w:del w:id="1303" w:author="Juan Pablo Bernal Tamayo" w:date="2026-03-11T16:01:00Z" w16du:dateUtc="2026-03-11T13:01:00Z">
                          <w:rPr>
                            <w:rFonts w:ascii="Cambria Math" w:hAnsi="Cambria Math"/>
                          </w:rPr>
                          <m:t>v</m:t>
                        </w:del>
                      </m:r>
                    </m:e>
                  </m:d>
                </m:num>
                <m:den>
                  <m:sSub>
                    <m:sSubPr>
                      <m:ctrlPr>
                        <w:del w:id="1304" w:author="Juan Pablo Bernal Tamayo" w:date="2026-03-11T16:01:00Z" w16du:dateUtc="2026-03-11T13:01:00Z">
                          <w:rPr>
                            <w:rFonts w:ascii="Cambria Math" w:hAnsi="Cambria Math"/>
                          </w:rPr>
                        </w:del>
                      </m:ctrlPr>
                    </m:sSubPr>
                    <m:e>
                      <m:r>
                        <w:del w:id="1305" w:author="Juan Pablo Bernal Tamayo" w:date="2026-03-11T16:01:00Z" w16du:dateUtc="2026-03-11T13:01:00Z">
                          <w:rPr>
                            <w:rFonts w:ascii="Cambria Math" w:hAnsi="Cambria Math"/>
                          </w:rPr>
                          <m:t>σ</m:t>
                        </w:del>
                      </m:r>
                    </m:e>
                    <m:sub>
                      <m:r>
                        <w:del w:id="1306" w:author="Juan Pablo Bernal Tamayo" w:date="2026-03-11T16:01:00Z" w16du:dateUtc="2026-03-11T13:01:00Z">
                          <w:rPr>
                            <w:rFonts w:ascii="Cambria Math" w:hAnsi="Cambria Math"/>
                          </w:rPr>
                          <m:t>st</m:t>
                        </w:del>
                      </m:r>
                    </m:sub>
                  </m:sSub>
                </m:den>
              </m:f>
            </m:e>
          </m:nary>
        </m:oMath>
      </m:oMathPara>
    </w:p>
    <w:p w14:paraId="355F0850" w14:textId="32D3B049" w:rsidR="00DA1B97" w:rsidDel="0080264A" w:rsidRDefault="00674E62">
      <w:pPr>
        <w:pStyle w:val="FirstParagraph"/>
        <w:rPr>
          <w:del w:id="1307" w:author="Juan Pablo Bernal Tamayo" w:date="2026-03-11T16:01:00Z" w16du:dateUtc="2026-03-11T13:01:00Z"/>
        </w:rPr>
      </w:pPr>
      <w:del w:id="1308" w:author="Juan Pablo Bernal Tamayo" w:date="2026-03-11T16:01:00Z" w16du:dateUtc="2026-03-11T13:01:00Z">
        <w:r w:rsidDel="0080264A">
          <w:delText xml:space="preserve">where </w:delText>
        </w:r>
      </w:del>
      <m:oMath>
        <m:sSub>
          <m:sSubPr>
            <m:ctrlPr>
              <w:del w:id="1309" w:author="Juan Pablo Bernal Tamayo" w:date="2026-03-11T16:01:00Z" w16du:dateUtc="2026-03-11T13:01:00Z">
                <w:rPr>
                  <w:rFonts w:ascii="Cambria Math" w:hAnsi="Cambria Math"/>
                </w:rPr>
              </w:del>
            </m:ctrlPr>
          </m:sSubPr>
          <m:e>
            <m:r>
              <w:del w:id="1310" w:author="Juan Pablo Bernal Tamayo" w:date="2026-03-11T16:01:00Z" w16du:dateUtc="2026-03-11T13:01:00Z">
                <w:rPr>
                  <w:rFonts w:ascii="Cambria Math" w:hAnsi="Cambria Math"/>
                </w:rPr>
                <m:t>σ</m:t>
              </w:del>
            </m:r>
          </m:e>
          <m:sub>
            <m:r>
              <w:del w:id="1311" w:author="Juan Pablo Bernal Tamayo" w:date="2026-03-11T16:01:00Z" w16du:dateUtc="2026-03-11T13:01:00Z">
                <w:rPr>
                  <w:rFonts w:ascii="Cambria Math" w:hAnsi="Cambria Math"/>
                </w:rPr>
                <m:t>st</m:t>
              </w:del>
            </m:r>
          </m:sub>
        </m:sSub>
      </m:oMath>
      <w:del w:id="1312" w:author="Juan Pablo Bernal Tamayo" w:date="2026-03-11T16:01:00Z" w16du:dateUtc="2026-03-11T13:01:00Z">
        <w:r w:rsidDel="0080264A">
          <w:delText xml:space="preserve"> is the total number of shortest paths from gene </w:delText>
        </w:r>
      </w:del>
      <m:oMath>
        <m:r>
          <w:del w:id="1313" w:author="Juan Pablo Bernal Tamayo" w:date="2026-03-11T16:01:00Z" w16du:dateUtc="2026-03-11T13:01:00Z">
            <w:rPr>
              <w:rFonts w:ascii="Cambria Math" w:hAnsi="Cambria Math"/>
            </w:rPr>
            <m:t>s</m:t>
          </w:del>
        </m:r>
      </m:oMath>
      <w:del w:id="1314" w:author="Juan Pablo Bernal Tamayo" w:date="2026-03-11T16:01:00Z" w16du:dateUtc="2026-03-11T13:01:00Z">
        <w:r w:rsidDel="0080264A">
          <w:delText xml:space="preserve"> to gene </w:delText>
        </w:r>
      </w:del>
      <m:oMath>
        <m:r>
          <w:del w:id="1315" w:author="Juan Pablo Bernal Tamayo" w:date="2026-03-11T16:01:00Z" w16du:dateUtc="2026-03-11T13:01:00Z">
            <w:rPr>
              <w:rFonts w:ascii="Cambria Math" w:hAnsi="Cambria Math"/>
            </w:rPr>
            <m:t>t</m:t>
          </w:del>
        </m:r>
      </m:oMath>
      <w:del w:id="1316" w:author="Juan Pablo Bernal Tamayo" w:date="2026-03-11T16:01:00Z" w16du:dateUtc="2026-03-11T13:01:00Z">
        <w:r w:rsidDel="0080264A">
          <w:delText xml:space="preserve">, and </w:delText>
        </w:r>
      </w:del>
      <m:oMath>
        <m:sSub>
          <m:sSubPr>
            <m:ctrlPr>
              <w:del w:id="1317" w:author="Juan Pablo Bernal Tamayo" w:date="2026-03-11T16:01:00Z" w16du:dateUtc="2026-03-11T13:01:00Z">
                <w:rPr>
                  <w:rFonts w:ascii="Cambria Math" w:hAnsi="Cambria Math"/>
                </w:rPr>
              </w:del>
            </m:ctrlPr>
          </m:sSubPr>
          <m:e>
            <m:r>
              <w:del w:id="1318" w:author="Juan Pablo Bernal Tamayo" w:date="2026-03-11T16:01:00Z" w16du:dateUtc="2026-03-11T13:01:00Z">
                <w:rPr>
                  <w:rFonts w:ascii="Cambria Math" w:hAnsi="Cambria Math"/>
                </w:rPr>
                <m:t>σ</m:t>
              </w:del>
            </m:r>
          </m:e>
          <m:sub>
            <m:r>
              <w:del w:id="1319" w:author="Juan Pablo Bernal Tamayo" w:date="2026-03-11T16:01:00Z" w16du:dateUtc="2026-03-11T13:01:00Z">
                <w:rPr>
                  <w:rFonts w:ascii="Cambria Math" w:hAnsi="Cambria Math"/>
                </w:rPr>
                <m:t>st</m:t>
              </w:del>
            </m:r>
          </m:sub>
        </m:sSub>
        <m:d>
          <m:dPr>
            <m:ctrlPr>
              <w:del w:id="1320" w:author="Juan Pablo Bernal Tamayo" w:date="2026-03-11T16:01:00Z" w16du:dateUtc="2026-03-11T13:01:00Z">
                <w:rPr>
                  <w:rFonts w:ascii="Cambria Math" w:hAnsi="Cambria Math"/>
                </w:rPr>
              </w:del>
            </m:ctrlPr>
          </m:dPr>
          <m:e>
            <m:r>
              <w:del w:id="1321" w:author="Juan Pablo Bernal Tamayo" w:date="2026-03-11T16:01:00Z" w16du:dateUtc="2026-03-11T13:01:00Z">
                <w:rPr>
                  <w:rFonts w:ascii="Cambria Math" w:hAnsi="Cambria Math"/>
                </w:rPr>
                <m:t>v</m:t>
              </w:del>
            </m:r>
          </m:e>
        </m:d>
      </m:oMath>
      <w:del w:id="1322" w:author="Juan Pablo Bernal Tamayo" w:date="2026-03-11T16:01:00Z" w16du:dateUtc="2026-03-11T13:01:00Z">
        <w:r w:rsidDel="0080264A">
          <w:delText xml:space="preserve"> is the number of those paths passing through </w:delText>
        </w:r>
      </w:del>
      <m:oMath>
        <m:r>
          <w:del w:id="1323" w:author="Juan Pablo Bernal Tamayo" w:date="2026-03-11T16:01:00Z" w16du:dateUtc="2026-03-11T13:01:00Z">
            <w:rPr>
              <w:rFonts w:ascii="Cambria Math" w:hAnsi="Cambria Math"/>
            </w:rPr>
            <m:t>v</m:t>
          </w:del>
        </m:r>
      </m:oMath>
      <w:del w:id="1324" w:author="Juan Pablo Bernal Tamayo" w:date="2026-03-11T16:01:00Z" w16du:dateUtc="2026-03-11T13:01:00Z">
        <w:r w:rsidDel="0080264A">
          <w:delText>.</w:delText>
        </w:r>
      </w:del>
    </w:p>
    <w:p w14:paraId="19CEC067" w14:textId="77777777" w:rsidR="00DA1B97" w:rsidRDefault="00674E62">
      <w:pPr>
        <w:pStyle w:val="Heading3"/>
      </w:pPr>
      <w:bookmarkStart w:id="1325" w:name="Xf0057aefdf820288788a62b9d7f73ac53cfa0a6"/>
      <w:bookmarkEnd w:id="1068"/>
      <w:r>
        <w:t>7.3 Eigendecomposition of the Interaction Matrix</w:t>
      </w:r>
    </w:p>
    <w:p w14:paraId="2BB7F301" w14:textId="77777777" w:rsidR="00DA1B97" w:rsidRDefault="00674E62">
      <w:pPr>
        <w:pStyle w:val="FirstParagraph"/>
      </w:pPr>
      <w:r>
        <w:t xml:space="preserve">The eigendecomposition </w:t>
      </w:r>
      <m:oMath>
        <m:r>
          <w:rPr>
            <w:rFonts w:ascii="Cambria Math" w:hAnsi="Cambria Math"/>
          </w:rPr>
          <m:t>W</m:t>
        </m:r>
        <m:r>
          <m:rPr>
            <m:sty m:val="p"/>
          </m:rPr>
          <w:rPr>
            <w:rFonts w:ascii="Cambria Math" w:hAnsi="Cambria Math"/>
          </w:rPr>
          <m:t>=</m:t>
        </m:r>
        <m:r>
          <w:rPr>
            <w:rFonts w:ascii="Cambria Math" w:hAnsi="Cambria Math"/>
          </w:rPr>
          <m:t>VΛ</m:t>
        </m:r>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1</m:t>
            </m:r>
          </m:sup>
        </m:sSup>
      </m:oMath>
      <w:r>
        <w:t xml:space="preserve"> decomposes the interaction matrix into its principal regulatory modes. The eigenvectors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t xml:space="preserve"> and </w:t>
      </w:r>
      <m:oMath>
        <m:sSub>
          <m:sSubPr>
            <m:ctrlPr>
              <w:rPr>
                <w:rFonts w:ascii="Cambria Math" w:hAnsi="Cambria Math"/>
              </w:rPr>
            </m:ctrlPr>
          </m:sSubPr>
          <m:e>
            <m:r>
              <w:rPr>
                <w:rFonts w:ascii="Cambria Math" w:hAnsi="Cambria Math"/>
              </w:rPr>
              <m:t>v</m:t>
            </m:r>
          </m:e>
          <m:sub>
            <m:r>
              <m:rPr>
                <m:sty m:val="p"/>
              </m:rPr>
              <w:rPr>
                <w:rFonts w:ascii="Cambria Math" w:hAnsi="Cambria Math"/>
              </w:rPr>
              <m:t>min</m:t>
            </m:r>
          </m:sub>
        </m:sSub>
      </m:oMath>
      <w:r>
        <w:t xml:space="preserve"> corresponding to the eigenvalues with the largest positive and most negative real parts, respectively, highlight the genes driving the dominant positive and negative feedback loops. The magnitude of each gene’s component in these eigenvectors indicates its contribution to the corresponding dynamical mode.</w:t>
      </w:r>
    </w:p>
    <w:p w14:paraId="4AF2410F" w14:textId="77777777" w:rsidR="00DA1B97" w:rsidRDefault="00674E62">
      <w:pPr>
        <w:pStyle w:val="Heading3"/>
      </w:pPr>
      <w:bookmarkStart w:id="1326" w:name="cross-cell-type-network-similarity"/>
      <w:bookmarkEnd w:id="1325"/>
      <w:r>
        <w:t>7.4 Cross-Cell-Type Network Similarity</w:t>
      </w:r>
    </w:p>
    <w:p w14:paraId="4AB6B22B" w14:textId="77777777" w:rsidR="00DA1B97" w:rsidRDefault="00674E62">
      <w:pPr>
        <w:pStyle w:val="FirstParagraph"/>
      </w:pPr>
      <w:r>
        <w:t xml:space="preserve">To compare GRNs across cell types (with matrices of equal shape </w:t>
      </w:r>
      <m:oMath>
        <m:r>
          <w:rPr>
            <w:rFonts w:ascii="Cambria Math" w:hAnsi="Cambria Math"/>
          </w:rPr>
          <m:t>N</m:t>
        </m:r>
        <m:r>
          <m:rPr>
            <m:sty m:val="p"/>
          </m:rPr>
          <w:rPr>
            <w:rFonts w:ascii="Cambria Math" w:hAnsi="Cambria Math"/>
          </w:rPr>
          <m:t>×</m:t>
        </m:r>
        <m:r>
          <w:rPr>
            <w:rFonts w:ascii="Cambria Math" w:hAnsi="Cambria Math"/>
          </w:rPr>
          <m:t>N</m:t>
        </m:r>
      </m:oMath>
      <w:r>
        <w:t xml:space="preserve"> but potentially different numbers of cells), the following metrics are used:</w:t>
      </w:r>
    </w:p>
    <w:p w14:paraId="5DDDEDAB" w14:textId="77777777" w:rsidR="00DA1B97" w:rsidRDefault="00674E62">
      <w:pPr>
        <w:pStyle w:val="BodyText"/>
      </w:pPr>
      <w:r>
        <w:rPr>
          <w:b/>
          <w:bCs/>
        </w:rPr>
        <w:t>For expression matrices</w:t>
      </w:r>
      <w:r>
        <w:t xml:space="preserve"> (different cell counts): the RV coefficient [5] and its modified version [6]:</w:t>
      </w:r>
    </w:p>
    <w:p w14:paraId="25F38EFE" w14:textId="77777777" w:rsidR="00DA1B97" w:rsidRDefault="00674E62">
      <w:pPr>
        <w:pStyle w:val="BodyText"/>
      </w:pPr>
      <m:oMathPara>
        <m:oMathParaPr>
          <m:jc m:val="center"/>
        </m:oMathParaPr>
        <m:oMath>
          <m:r>
            <w:rPr>
              <w:rFonts w:ascii="Cambria Math" w:hAnsi="Cambria Math"/>
            </w:rPr>
            <m:t>RV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m:rPr>
                  <m:sty m:val="p"/>
                </m:rPr>
                <w:rPr>
                  <w:rFonts w:ascii="Cambria Math" w:hAnsi="Cambria Math"/>
                </w:rPr>
                <m:t>tr</m:t>
              </m:r>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sSup>
                    <m:sSupPr>
                      <m:ctrlPr>
                        <w:rPr>
                          <w:rFonts w:ascii="Cambria Math" w:hAnsi="Cambria Math"/>
                        </w:rPr>
                      </m:ctrlPr>
                    </m:sSupPr>
                    <m:e>
                      <m:r>
                        <w:rPr>
                          <w:rFonts w:ascii="Cambria Math" w:hAnsi="Cambria Math"/>
                        </w:rPr>
                        <m:t>Y</m:t>
                      </m:r>
                    </m:e>
                    <m:sup>
                      <m:r>
                        <w:rPr>
                          <w:rFonts w:ascii="Cambria Math" w:hAnsi="Cambria Math"/>
                        </w:rPr>
                        <m:t>T</m:t>
                      </m:r>
                    </m:sup>
                  </m:sSup>
                </m:e>
              </m:d>
            </m:num>
            <m:den>
              <m:rad>
                <m:radPr>
                  <m:degHide m:val="1"/>
                  <m:ctrlPr>
                    <w:rPr>
                      <w:rFonts w:ascii="Cambria Math" w:hAnsi="Cambria Math"/>
                    </w:rPr>
                  </m:ctrlPr>
                </m:radPr>
                <m:deg/>
                <m:e>
                  <m:r>
                    <m:rPr>
                      <m:sty m:val="p"/>
                    </m:rPr>
                    <w:rPr>
                      <w:rFonts w:ascii="Cambria Math" w:hAnsi="Cambria Math"/>
                    </w:rPr>
                    <m:t>tr</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T</m:t>
                                  </m:r>
                                </m:sup>
                              </m:sSup>
                            </m:e>
                          </m:d>
                        </m:e>
                        <m:sup>
                          <m:r>
                            <w:rPr>
                              <w:rFonts w:ascii="Cambria Math" w:hAnsi="Cambria Math"/>
                            </w:rPr>
                            <m:t>2</m:t>
                          </m:r>
                        </m:sup>
                      </m:sSup>
                    </m:e>
                  </m:d>
                  <m:r>
                    <w:rPr>
                      <w:rFonts w:ascii="Cambria Math" w:hAnsi="Cambria Math"/>
                    </w:rPr>
                    <m:t> </m:t>
                  </m:r>
                  <m:r>
                    <m:rPr>
                      <m:sty m:val="p"/>
                    </m:rPr>
                    <w:rPr>
                      <w:rFonts w:ascii="Cambria Math" w:hAnsi="Cambria Math"/>
                    </w:rPr>
                    <m:t>tr</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Y</m:t>
                                  </m:r>
                                </m:e>
                                <m:sup>
                                  <m:r>
                                    <w:rPr>
                                      <w:rFonts w:ascii="Cambria Math" w:hAnsi="Cambria Math"/>
                                    </w:rPr>
                                    <m:t>T</m:t>
                                  </m:r>
                                </m:sup>
                              </m:sSup>
                            </m:e>
                          </m:d>
                        </m:e>
                        <m:sup>
                          <m:r>
                            <w:rPr>
                              <w:rFonts w:ascii="Cambria Math" w:hAnsi="Cambria Math"/>
                            </w:rPr>
                            <m:t>2</m:t>
                          </m:r>
                        </m:sup>
                      </m:sSup>
                    </m:e>
                  </m:d>
                </m:e>
              </m:rad>
            </m:den>
          </m:f>
        </m:oMath>
      </m:oMathPara>
    </w:p>
    <w:p w14:paraId="0BC15FE6" w14:textId="77777777" w:rsidR="00DA1B97" w:rsidRDefault="00674E62">
      <w:pPr>
        <w:pStyle w:val="FirstParagraph"/>
      </w:pPr>
      <w:r>
        <w:rPr>
          <w:b/>
          <w:bCs/>
        </w:rPr>
        <w:t>For interaction matrices</w:t>
      </w:r>
      <w:r>
        <w:t xml:space="preserve"> (same shape): - Jaccard index: </w:t>
      </w:r>
      <m:oMath>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e>
        </m:d>
        <m:r>
          <m:rPr>
            <m:sty m:val="p"/>
          </m:rPr>
          <w:rPr>
            <w:rFonts w:ascii="Cambria Math" w:hAnsi="Cambria Math"/>
          </w:rPr>
          <m:t>=∥</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2</m:t>
                </m:r>
              </m:e>
            </m:d>
          </m:sup>
        </m:sSup>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2</m:t>
                </m:r>
              </m:e>
            </m:d>
          </m:sup>
        </m:sSup>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(shared vs. total edges) - Hamming distance: </w:t>
      </w:r>
      <m:oMath>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e>
        </m:d>
        <m:r>
          <m:rPr>
            <m:sty m:val="p"/>
          </m:rPr>
          <w:rPr>
            <w:rFonts w:ascii="Cambria Math" w:hAnsi="Cambria Math"/>
          </w:rPr>
          <m:t>=∥Vec</m:t>
        </m:r>
        <m:d>
          <m:dPr>
            <m:ctrlPr>
              <w:rPr>
                <w:rFonts w:ascii="Cambria Math" w:hAnsi="Cambria Math"/>
              </w:rPr>
            </m:ctrlPr>
          </m:dPr>
          <m:e>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e>
        </m:d>
        <m:r>
          <m:rPr>
            <m:sty m:val="p"/>
          </m:rPr>
          <w:rPr>
            <w:rFonts w:ascii="Cambria Math" w:hAnsi="Cambria Math"/>
          </w:rPr>
          <m:t>⊻Vec</m:t>
        </m:r>
        <m:d>
          <m:dPr>
            <m:ctrlPr>
              <w:rPr>
                <w:rFonts w:ascii="Cambria Math" w:hAnsi="Cambria Math"/>
              </w:rPr>
            </m:ctrlPr>
          </m:dPr>
          <m:e>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2</m:t>
                    </m:r>
                  </m:e>
                </m:d>
              </m:sup>
            </m:sSup>
          </m:e>
        </m:d>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 Frobenius distance: </w:t>
      </w:r>
      <m:oMath>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 Pearson correlation: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e>
        </m:d>
        <m:r>
          <m:rPr>
            <m:sty m:val="p"/>
          </m:rPr>
          <w:rPr>
            <w:rFonts w:ascii="Cambria Math" w:hAnsi="Cambria Math"/>
          </w:rPr>
          <m:t>=Cov</m:t>
        </m:r>
        <m:d>
          <m:dPr>
            <m:ctrlPr>
              <w:rPr>
                <w:rFonts w:ascii="Cambria Math" w:hAnsi="Cambria Math"/>
              </w:rPr>
            </m:ctrlPr>
          </m:dPr>
          <m:e>
            <m:r>
              <m:rPr>
                <m:sty m:val="p"/>
              </m:rPr>
              <w:rPr>
                <w:rFonts w:ascii="Cambria Math" w:hAnsi="Cambria Math"/>
              </w:rPr>
              <m:t>Vec</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e>
            </m:d>
            <m:r>
              <m:rPr>
                <m:sty m:val="p"/>
              </m:rPr>
              <w:rPr>
                <w:rFonts w:ascii="Cambria Math" w:hAnsi="Cambria Math"/>
              </w:rPr>
              <m:t>,Vec</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e>
            </m:d>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Var</m:t>
            </m:r>
            <m:d>
              <m:dPr>
                <m:ctrlPr>
                  <w:rPr>
                    <w:rFonts w:ascii="Cambria Math" w:hAnsi="Cambria Math"/>
                  </w:rPr>
                </m:ctrlPr>
              </m:dPr>
              <m:e>
                <m:r>
                  <m:rPr>
                    <m:sty m:val="p"/>
                  </m:rPr>
                  <w:rPr>
                    <w:rFonts w:ascii="Cambria Math" w:hAnsi="Cambria Math"/>
                  </w:rPr>
                  <m:t>Vec</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e>
                </m:d>
              </m:e>
            </m:d>
            <m:r>
              <w:rPr>
                <w:rFonts w:ascii="Cambria Math" w:hAnsi="Cambria Math"/>
              </w:rPr>
              <m:t> </m:t>
            </m:r>
            <m:r>
              <m:rPr>
                <m:sty m:val="p"/>
              </m:rPr>
              <w:rPr>
                <w:rFonts w:ascii="Cambria Math" w:hAnsi="Cambria Math"/>
              </w:rPr>
              <m:t>Var</m:t>
            </m:r>
            <m:d>
              <m:dPr>
                <m:ctrlPr>
                  <w:rPr>
                    <w:rFonts w:ascii="Cambria Math" w:hAnsi="Cambria Math"/>
                  </w:rPr>
                </m:ctrlPr>
              </m:dPr>
              <m:e>
                <m:r>
                  <m:rPr>
                    <m:sty m:val="p"/>
                  </m:rPr>
                  <w:rPr>
                    <w:rFonts w:ascii="Cambria Math" w:hAnsi="Cambria Math"/>
                  </w:rPr>
                  <m:t>Vec</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e>
                </m:d>
              </m:e>
            </m:d>
          </m:e>
        </m:rad>
      </m:oMath>
    </w:p>
    <w:p w14:paraId="1488A1D2" w14:textId="77777777" w:rsidR="00DA1B97" w:rsidRDefault="00674E62">
      <w:pPr>
        <w:pStyle w:val="Heading3"/>
      </w:pPr>
      <w:bookmarkStart w:id="1327" w:name="energygene-correlation"/>
      <w:bookmarkEnd w:id="1326"/>
      <w:r>
        <w:t>7.5 Energy–Gene Correlation</w:t>
      </w:r>
    </w:p>
    <w:p w14:paraId="58B4AFA8" w14:textId="77777777" w:rsidR="00DA1B97" w:rsidRDefault="00674E62">
      <w:pPr>
        <w:pStyle w:val="FirstParagraph"/>
      </w:pPr>
      <w:r>
        <w:t xml:space="preserve">The Pearson correlation between cellular energy and the expression of gene </w:t>
      </w:r>
      <m:oMath>
        <m:r>
          <w:rPr>
            <w:rFonts w:ascii="Cambria Math" w:hAnsi="Cambria Math"/>
          </w:rPr>
          <m:t>k</m:t>
        </m:r>
      </m:oMath>
      <w:r>
        <w:t xml:space="preserve"> identifies genes whose expression level co-varies with the system’s energy state:</w:t>
      </w:r>
    </w:p>
    <w:p w14:paraId="26C3ACFB" w14:textId="77777777" w:rsidR="00DA1B97" w:rsidRDefault="00674E62">
      <w:pPr>
        <w:pStyle w:val="BodyText"/>
      </w:pPr>
      <m:oMathPara>
        <m:oMathParaPr>
          <m:jc m:val="center"/>
        </m:oMathParaPr>
        <m:oMath>
          <m:r>
            <m:rPr>
              <m:sty m:val="p"/>
            </m:rPr>
            <w:rPr>
              <w:rFonts w:ascii="Cambria Math" w:hAnsi="Cambria Math"/>
            </w:rPr>
            <m:t>Corr</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E</m:t>
              </m:r>
            </m:e>
          </m:d>
          <m:r>
            <m:rPr>
              <m:sty m:val="p"/>
            </m:rPr>
            <w:rPr>
              <w:rFonts w:ascii="Cambria Math" w:hAnsi="Cambria Math"/>
            </w:rPr>
            <m:t>=</m:t>
          </m:r>
          <m:f>
            <m:fPr>
              <m:ctrlPr>
                <w:rPr>
                  <w:rFonts w:ascii="Cambria Math" w:hAnsi="Cambria Math"/>
                </w:rPr>
              </m:ctrlPr>
            </m:fPr>
            <m:num>
              <m:r>
                <m:rPr>
                  <m:sty m:val="p"/>
                </m:rPr>
                <w:rPr>
                  <w:rFonts w:ascii="Cambria Math" w:hAnsi="Cambria Math"/>
                </w:rPr>
                <m:t>Cov</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e>
              </m:d>
            </m:num>
            <m:den>
              <m:sSub>
                <m:sSubPr>
                  <m:ctrlPr>
                    <w:rPr>
                      <w:rFonts w:ascii="Cambria Math" w:hAnsi="Cambria Math"/>
                    </w:rPr>
                  </m:ctrlPr>
                </m:sSubPr>
                <m:e>
                  <m:r>
                    <w:rPr>
                      <w:rFonts w:ascii="Cambria Math" w:hAnsi="Cambria Math"/>
                    </w:rPr>
                    <m:t>σ</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g</m:t>
                      </m:r>
                    </m:e>
                    <m:sub>
                      <m:r>
                        <w:rPr>
                          <w:rFonts w:ascii="Cambria Math" w:hAnsi="Cambria Math"/>
                        </w:rPr>
                        <m:t>k</m:t>
                      </m:r>
                    </m:sub>
                  </m:sSub>
                </m:sub>
              </m:sSub>
            </m:den>
          </m:f>
        </m:oMath>
      </m:oMathPara>
    </w:p>
    <w:p w14:paraId="3BCFD0B5" w14:textId="5E225BDC" w:rsidR="00DA1B97" w:rsidRDefault="00674E62">
      <w:pPr>
        <w:pStyle w:val="FirstParagraph"/>
      </w:pPr>
      <w:r>
        <w:t xml:space="preserve">where </w:t>
      </w:r>
      <m:oMath>
        <m:r>
          <w:rPr>
            <w:rFonts w:ascii="Cambria Math" w:hAnsi="Cambria Math"/>
          </w:rPr>
          <m:t>E</m:t>
        </m:r>
      </m:oMath>
      <w:r>
        <w:t xml:space="preserve"> is the energy vector across the selected set of cells and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is the corresponding expression vector. </w:t>
      </w:r>
      <w:r w:rsidR="007F6942">
        <w:t>A high</w:t>
      </w:r>
      <w:r>
        <w:t xml:space="preserve"> positive correlation indicates that high expression of gene </w:t>
      </w:r>
      <m:oMath>
        <m:r>
          <w:rPr>
            <w:rFonts w:ascii="Cambria Math" w:hAnsi="Cambria Math"/>
          </w:rPr>
          <m:t>k</m:t>
        </m:r>
      </m:oMath>
      <w:r>
        <w:t xml:space="preserve"> is </w:t>
      </w:r>
      <w:r>
        <w:lastRenderedPageBreak/>
        <w:t xml:space="preserve">associated with high-energy (undifferentiated or transitional) states; </w:t>
      </w:r>
      <w:ins w:id="1328" w:author="Jesper Tegner" w:date="2026-03-08T16:54:00Z" w16du:dateUtc="2026-03-08T13:54:00Z">
        <w:r w:rsidR="007F6942">
          <w:t xml:space="preserve">a </w:t>
        </w:r>
      </w:ins>
      <w:r>
        <w:t>high negative correlation identifies genes associated with low-energy (committed) states. Correlations can be computed for the total energy or for each of its three components independently.</w:t>
      </w:r>
    </w:p>
    <w:p w14:paraId="2E867A16" w14:textId="77777777" w:rsidR="00DA1B97" w:rsidRDefault="00231E4A">
      <w:r>
        <w:pict w14:anchorId="4187374E">
          <v:rect id="Horizontal Line 7" o:spid="_x0000_s1031"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0658A8" w14:textId="77777777" w:rsidR="00DA1B97" w:rsidRDefault="00674E62">
      <w:pPr>
        <w:pStyle w:val="Heading2"/>
      </w:pPr>
      <w:bookmarkStart w:id="1329" w:name="perturbation-simulation"/>
      <w:bookmarkEnd w:id="1063"/>
      <w:bookmarkEnd w:id="1327"/>
      <w:r>
        <w:t>8. Perturbation Simulation</w:t>
      </w:r>
    </w:p>
    <w:p w14:paraId="26842DDA" w14:textId="77777777" w:rsidR="00DA1B97" w:rsidRDefault="00674E62">
      <w:pPr>
        <w:pStyle w:val="Heading3"/>
      </w:pPr>
      <w:bookmarkStart w:id="1330" w:name="grn-signal-propagation"/>
      <w:r>
        <w:t>8.1 GRN Signal Propagation</w:t>
      </w:r>
    </w:p>
    <w:p w14:paraId="37DFD1BF" w14:textId="77777777" w:rsidR="00DA1B97" w:rsidRDefault="00674E62">
      <w:pPr>
        <w:pStyle w:val="FirstParagraph"/>
      </w:pPr>
      <w:r>
        <w:t>To simulate the downstream effects of a genetic perturbation, scHopfield implements an iterative signal-propagation algorithm inspired by the CellOracle framework [7].</w:t>
      </w:r>
    </w:p>
    <w:p w14:paraId="207E6627" w14:textId="77777777" w:rsidR="00DA1B97" w:rsidRDefault="00674E62">
      <w:pPr>
        <w:pStyle w:val="BodyText"/>
      </w:pPr>
      <w:r>
        <w:t>For each cell, the perturbation is applied by setting the expression of the target genes to their prescribed values (</w:t>
      </w:r>
      <m:oMath>
        <m:sSubSup>
          <m:sSubSupPr>
            <m:ctrlPr>
              <w:rPr>
                <w:rFonts w:ascii="Cambria Math" w:hAnsi="Cambria Math"/>
              </w:rPr>
            </m:ctrlPr>
          </m:sSubSupPr>
          <m:e>
            <m:r>
              <w:rPr>
                <w:rFonts w:ascii="Cambria Math" w:hAnsi="Cambria Math"/>
              </w:rPr>
              <m:t>x</m:t>
            </m:r>
          </m:e>
          <m:sub>
            <m:r>
              <w:rPr>
                <w:rFonts w:ascii="Cambria Math" w:hAnsi="Cambria Math"/>
              </w:rPr>
              <m:t>k</m:t>
            </m:r>
          </m:sub>
          <m:sup>
            <m:r>
              <m:rPr>
                <m:nor/>
              </m:rPr>
              <m:t>perturb</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w:r>
        <w:t xml:space="preserve"> for perturbed gene </w:t>
      </w:r>
      <m:oMath>
        <m:r>
          <w:rPr>
            <w:rFonts w:ascii="Cambria Math" w:hAnsi="Cambria Math"/>
          </w:rPr>
          <m:t>k</m:t>
        </m:r>
      </m:oMath>
      <w:r>
        <w:t xml:space="preserve">). Then, the perturbation signal is propagated through the GRN in </w:t>
      </w:r>
      <m:oMath>
        <m:r>
          <w:rPr>
            <w:rFonts w:ascii="Cambria Math" w:hAnsi="Cambria Math"/>
          </w:rPr>
          <m:t>R</m:t>
        </m:r>
      </m:oMath>
      <w:r>
        <w:t xml:space="preserve"> steps:</w:t>
      </w:r>
    </w:p>
    <w:p w14:paraId="2C21B0DF" w14:textId="77777777" w:rsidR="00DA1B97" w:rsidRDefault="00674E62">
      <w:pPr>
        <w:pStyle w:val="BodyText"/>
      </w:pPr>
      <w:r>
        <w:rPr>
          <w:b/>
          <w:bCs/>
        </w:rPr>
        <w:t>Step 1</w:t>
      </w:r>
      <w:r>
        <w:t xml:space="preserve"> (direct effects only): the expression change propagated from the </w:t>
      </w:r>
      <m:oMath>
        <m:r>
          <w:rPr>
            <w:rFonts w:ascii="Cambria Math" w:hAnsi="Cambria Math"/>
          </w:rPr>
          <m:t>K</m:t>
        </m:r>
      </m:oMath>
      <w:r>
        <w:t xml:space="preserve"> perturbed genes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oMath>
      <w:r>
        <w:t xml:space="preserve"> is:</w:t>
      </w:r>
    </w:p>
    <w:p w14:paraId="238B3886" w14:textId="77777777" w:rsidR="00DA1B97" w:rsidRDefault="00674E62">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1</m:t>
                  </m:r>
                </m:e>
              </m:d>
            </m:sup>
          </m:sSubSup>
          <m:r>
            <m:rPr>
              <m:sty m:val="p"/>
            </m:rPr>
            <w:rPr>
              <w:rFonts w:ascii="Cambria Math" w:hAnsi="Cambria Math"/>
            </w:rPr>
            <m:t>=d</m:t>
          </m:r>
          <m:r>
            <w:rPr>
              <w:rFonts w:ascii="Cambria Math" w:hAnsi="Cambria Math"/>
            </w:rPr>
            <m:t>t</m:t>
          </m:r>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ik</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k</m:t>
                      </m:r>
                    </m:sub>
                    <m:sup>
                      <m:r>
                        <m:rPr>
                          <m:nor/>
                        </m:rPr>
                        <m:t>current</m:t>
                      </m:r>
                    </m:sup>
                  </m:sSubSup>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k</m:t>
                      </m:r>
                    </m:sub>
                    <m:sup>
                      <m:r>
                        <m:rPr>
                          <m:nor/>
                        </m:rPr>
                        <m:t>original</m:t>
                      </m:r>
                    </m:sup>
                  </m:sSubSup>
                </m:e>
              </m:d>
            </m:e>
          </m:d>
        </m:oMath>
      </m:oMathPara>
    </w:p>
    <w:p w14:paraId="2F043A88" w14:textId="77777777" w:rsidR="00DA1B97"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current</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1</m:t>
                  </m:r>
                </m:e>
              </m:d>
            </m:sup>
          </m:sSubSup>
        </m:oMath>
      </m:oMathPara>
    </w:p>
    <w:p w14:paraId="504642AE" w14:textId="77777777" w:rsidR="00DA1B97" w:rsidRDefault="00674E62">
      <w:pPr>
        <w:pStyle w:val="FirstParagraph"/>
      </w:pPr>
      <w:r>
        <w:rPr>
          <w:b/>
          <w:bCs/>
        </w:rPr>
        <w:t xml:space="preserve">Steps </w:t>
      </w:r>
      <m:oMath>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R</m:t>
        </m:r>
      </m:oMath>
      <w:r>
        <w:t xml:space="preserve"> (cascade effects): propagation </w:t>
      </w:r>
      <w:commentRangeStart w:id="1331"/>
      <w:commentRangeStart w:id="1332"/>
      <w:r>
        <w:t xml:space="preserve">continues from all transcription-factor genes </w:t>
      </w:r>
      <m:oMath>
        <m:r>
          <m:rPr>
            <m:scr m:val="script"/>
            <m:sty m:val="p"/>
          </m:rPr>
          <w:rPr>
            <w:rFonts w:ascii="Cambria Math" w:hAnsi="Cambria Math"/>
          </w:rPr>
          <m:t>T={</m:t>
        </m:r>
        <m:r>
          <w:rPr>
            <w:rFonts w:ascii="Cambria Math" w:hAnsi="Cambria Math"/>
          </w:rPr>
          <m:t>j</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ij</m:t>
                    </m:r>
                  </m:sub>
                </m:sSub>
              </m:e>
            </m:d>
          </m:e>
        </m:nary>
        <m:r>
          <m:rPr>
            <m:sty m:val="p"/>
          </m:rPr>
          <w:rPr>
            <w:rFonts w:ascii="Cambria Math" w:hAnsi="Cambria Math"/>
          </w:rPr>
          <m:t>&gt;</m:t>
        </m:r>
        <m:r>
          <w:rPr>
            <w:rFonts w:ascii="Cambria Math" w:hAnsi="Cambria Math"/>
          </w:rPr>
          <m:t>0</m:t>
        </m:r>
        <m:r>
          <m:rPr>
            <m:sty m:val="p"/>
          </m:rPr>
          <w:rPr>
            <w:rFonts w:ascii="Cambria Math" w:hAnsi="Cambria Math"/>
          </w:rPr>
          <m:t>}</m:t>
        </m:r>
      </m:oMath>
      <w:r>
        <w:t xml:space="preserve"> </w:t>
      </w:r>
      <w:commentRangeEnd w:id="1331"/>
      <w:r w:rsidR="00C90F96">
        <w:rPr>
          <w:rStyle w:val="CommentReference"/>
          <w:sz w:val="24"/>
          <w:szCs w:val="24"/>
        </w:rPr>
        <w:commentReference w:id="1331"/>
      </w:r>
      <w:commentRangeEnd w:id="1332"/>
      <w:r w:rsidR="00486A50">
        <w:rPr>
          <w:rStyle w:val="CommentReference"/>
          <w:sz w:val="24"/>
          <w:szCs w:val="24"/>
        </w:rPr>
        <w:commentReference w:id="1332"/>
      </w:r>
      <w:r>
        <w:t>(genes with any non-zero outgoing edges):</w:t>
      </w:r>
    </w:p>
    <w:p w14:paraId="3278EDCB" w14:textId="77777777" w:rsidR="00DA1B97"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r</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sup>
          </m:sSubSup>
          <m:r>
            <m:rPr>
              <m:sty m:val="p"/>
            </m:rPr>
            <w:rPr>
              <w:rFonts w:ascii="Cambria Math" w:hAnsi="Cambria Math"/>
            </w:rPr>
            <m:t>+d</m:t>
          </m:r>
          <m:r>
            <w:rPr>
              <w:rFonts w:ascii="Cambria Math" w:hAnsi="Cambria Math"/>
            </w:rPr>
            <m:t>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j</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sup>
                  </m:sSubSup>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r>
                        <m:rPr>
                          <m:nor/>
                        </m:rPr>
                        <m:t>original</m:t>
                      </m:r>
                    </m:sup>
                  </m:sSubSup>
                </m:e>
              </m:d>
            </m:e>
          </m:d>
        </m:oMath>
      </m:oMathPara>
    </w:p>
    <w:p w14:paraId="644763C1" w14:textId="225F2A46" w:rsidR="00DA1B97" w:rsidRDefault="00674E62">
      <w:pPr>
        <w:pStyle w:val="FirstParagraph"/>
      </w:pPr>
      <w:r>
        <w:t xml:space="preserve">At each step, expression values are clipped to </w:t>
      </w:r>
      <m:oMath>
        <m:d>
          <m:dPr>
            <m:begChr m:val="["/>
            <m:endChr m:val="]"/>
            <m:ctrlPr>
              <w:del w:id="1333" w:author="Juan Pablo Bernal Tamayo" w:date="2026-03-11T16:14:00Z" w16du:dateUtc="2026-03-11T13:14:00Z">
                <w:rPr>
                  <w:rFonts w:ascii="Cambria Math" w:hAnsi="Cambria Math"/>
                </w:rPr>
              </w:del>
            </m:ctrlPr>
          </m:dPr>
          <m:e>
            <m:r>
              <w:del w:id="1334" w:author="Juan Pablo Bernal Tamayo" w:date="2026-03-11T16:14:00Z" w16du:dateUtc="2026-03-11T13:14:00Z">
                <w:rPr>
                  <w:rFonts w:ascii="Cambria Math" w:hAnsi="Cambria Math"/>
                </w:rPr>
                <m:t>0</m:t>
              </w:del>
            </m:r>
            <m:r>
              <w:del w:id="1335" w:author="Juan Pablo Bernal Tamayo" w:date="2026-03-11T16:14:00Z" w16du:dateUtc="2026-03-11T13:14:00Z">
                <m:rPr>
                  <m:sty m:val="p"/>
                </m:rPr>
                <w:rPr>
                  <w:rFonts w:ascii="Cambria Math" w:hAnsi="Cambria Math"/>
                </w:rPr>
                <m:t>,</m:t>
              </w:del>
            </m:r>
            <w:commentRangeStart w:id="1336"/>
            <m:sSub>
              <m:sSubPr>
                <m:ctrlPr>
                  <w:del w:id="1337" w:author="Juan Pablo Bernal Tamayo" w:date="2026-03-11T16:13:00Z" w16du:dateUtc="2026-03-11T13:13:00Z">
                    <w:rPr>
                      <w:rFonts w:ascii="Cambria Math" w:hAnsi="Cambria Math"/>
                    </w:rPr>
                  </w:del>
                </m:ctrlPr>
              </m:sSubPr>
              <m:e>
                <m:r>
                  <w:del w:id="1338" w:author="Juan Pablo Bernal Tamayo" w:date="2026-03-11T16:13:00Z" w16du:dateUtc="2026-03-11T13:13:00Z">
                    <w:rPr>
                      <w:rFonts w:ascii="Cambria Math" w:hAnsi="Cambria Math"/>
                    </w:rPr>
                    <m:t>x</m:t>
                  </w:del>
                </m:r>
              </m:e>
              <m:sub>
                <m:r>
                  <w:del w:id="1339" w:author="Juan Pablo Bernal Tamayo" w:date="2026-03-11T16:13:00Z" w16du:dateUtc="2026-03-11T13:13:00Z">
                    <m:rPr>
                      <m:sty m:val="p"/>
                    </m:rPr>
                    <w:rPr>
                      <w:rFonts w:ascii="Cambria Math" w:hAnsi="Cambria Math"/>
                    </w:rPr>
                    <m:t>max</m:t>
                  </w:del>
                </m:r>
              </m:sub>
            </m:sSub>
            <w:commentRangeEnd w:id="1336"/>
            <m:r>
              <w:del w:id="1340" w:author="Juan Pablo Bernal Tamayo" w:date="2026-03-11T16:13:00Z" w16du:dateUtc="2026-03-11T13:13:00Z">
                <m:rPr>
                  <m:sty m:val="p"/>
                </m:rPr>
                <w:rPr>
                  <w:rStyle w:val="CommentReference"/>
                  <w:rFonts w:ascii="Cambria Math" w:hAnsi="Cambria Math"/>
                  <w:sz w:val="24"/>
                  <w:szCs w:val="24"/>
                </w:rPr>
                <w:commentReference w:id="1336"/>
              </w:del>
            </m:r>
          </m:e>
        </m:d>
        <m:d>
          <m:dPr>
            <m:begChr m:val="["/>
            <m:endChr m:val="]"/>
            <m:ctrlPr>
              <w:ins w:id="1341" w:author="Juan Pablo Bernal Tamayo" w:date="2026-03-11T16:14:00Z" w16du:dateUtc="2026-03-11T13:14:00Z">
                <w:rPr>
                  <w:rFonts w:ascii="Cambria Math" w:hAnsi="Cambria Math"/>
                  <w:i/>
                  <w:iCs/>
                </w:rPr>
              </w:ins>
            </m:ctrlPr>
          </m:dPr>
          <m:e>
            <m:r>
              <w:ins w:id="1342" w:author="Juan Pablo Bernal Tamayo" w:date="2026-03-11T16:14:00Z" w16du:dateUtc="2026-03-11T13:14:00Z">
                <w:rPr>
                  <w:rFonts w:ascii="Cambria Math" w:hAnsi="Cambria Math"/>
                </w:rPr>
                <m:t>0,</m:t>
              </w:ins>
            </m:r>
            <m:sSubSup>
              <m:sSubSupPr>
                <m:ctrlPr>
                  <w:ins w:id="1343" w:author="Juan Pablo Bernal Tamayo" w:date="2026-03-11T16:14:00Z" w16du:dateUtc="2026-03-11T13:14:00Z">
                    <w:rPr>
                      <w:rFonts w:ascii="Cambria Math" w:hAnsi="Cambria Math"/>
                      <w:i/>
                      <w:iCs/>
                    </w:rPr>
                  </w:ins>
                </m:ctrlPr>
              </m:sSubSupPr>
              <m:e>
                <m:r>
                  <w:ins w:id="1344" w:author="Juan Pablo Bernal Tamayo" w:date="2026-03-11T16:14:00Z" w16du:dateUtc="2026-03-11T13:14:00Z">
                    <w:rPr>
                      <w:rFonts w:ascii="Cambria Math" w:hAnsi="Cambria Math"/>
                    </w:rPr>
                    <m:t>x</m:t>
                  </w:ins>
                </m:r>
              </m:e>
              <m:sub>
                <m:r>
                  <w:ins w:id="1345" w:author="Juan Pablo Bernal Tamayo" w:date="2026-03-11T16:14:00Z" w16du:dateUtc="2026-03-11T13:14:00Z">
                    <w:rPr>
                      <w:rFonts w:ascii="Cambria Math" w:hAnsi="Cambria Math"/>
                    </w:rPr>
                    <m:t>i</m:t>
                  </w:ins>
                </m:r>
              </m:sub>
              <m:sup>
                <m:r>
                  <w:ins w:id="1346" w:author="Juan Pablo Bernal Tamayo" w:date="2026-03-11T16:14:00Z" w16du:dateUtc="2026-03-11T13:14:00Z">
                    <m:rPr>
                      <m:sty m:val="p"/>
                    </m:rPr>
                    <w:rPr>
                      <w:rFonts w:ascii="Cambria Math" w:hAnsi="Cambria Math"/>
                    </w:rPr>
                    <m:t>max</m:t>
                  </w:ins>
                </m:r>
              </m:sup>
            </m:sSubSup>
          </m:e>
        </m:d>
      </m:oMath>
      <w:r>
        <w:t xml:space="preserve"> where </w:t>
      </w:r>
      <m:oMath>
        <m:sSubSup>
          <m:sSubSupPr>
            <m:ctrlPr>
              <w:ins w:id="1347" w:author="Juan Pablo Bernal Tamayo" w:date="2026-03-11T16:14:00Z" w16du:dateUtc="2026-03-11T13:14:00Z">
                <w:rPr>
                  <w:rFonts w:ascii="Cambria Math" w:hAnsi="Cambria Math"/>
                  <w:i/>
                </w:rPr>
              </w:ins>
            </m:ctrlPr>
          </m:sSubSupPr>
          <m:e>
            <m:r>
              <w:rPr>
                <w:rFonts w:ascii="Cambria Math" w:hAnsi="Cambria Math"/>
              </w:rPr>
              <m:t>x</m:t>
            </m:r>
          </m:e>
          <m:sub>
            <m:r>
              <w:ins w:id="1348" w:author="Juan Pablo Bernal Tamayo" w:date="2026-03-11T16:14:00Z" w16du:dateUtc="2026-03-11T13:14:00Z">
                <w:rPr>
                  <w:rFonts w:ascii="Cambria Math" w:hAnsi="Cambria Math"/>
                </w:rPr>
                <m:t>i</m:t>
              </w:ins>
            </m:r>
            <m:r>
              <w:del w:id="1349" w:author="Juan Pablo Bernal Tamayo" w:date="2026-03-11T16:14:00Z" w16du:dateUtc="2026-03-11T13:14:00Z">
                <m:rPr>
                  <m:sty m:val="p"/>
                </m:rPr>
                <w:rPr>
                  <w:rFonts w:ascii="Cambria Math" w:hAnsi="Cambria Math"/>
                </w:rPr>
                <m:t>max</m:t>
              </w:del>
            </m:r>
            <m:ctrlPr>
              <w:ins w:id="1350" w:author="Juan Pablo Bernal Tamayo" w:date="2026-03-11T16:14:00Z" w16du:dateUtc="2026-03-11T13:14:00Z">
                <w:rPr>
                  <w:rFonts w:ascii="Cambria Math" w:hAnsi="Cambria Math"/>
                </w:rPr>
              </w:ins>
            </m:ctrlPr>
          </m:sub>
          <m:sup>
            <m:r>
              <w:ins w:id="1351" w:author="Juan Pablo Bernal Tamayo" w:date="2026-03-11T16:15:00Z" w16du:dateUtc="2026-03-11T13:15:00Z">
                <m:rPr>
                  <m:sty m:val="p"/>
                </m:rPr>
                <w:rPr>
                  <w:rFonts w:ascii="Cambria Math" w:hAnsi="Cambria Math"/>
                </w:rPr>
                <m:t>max</m:t>
              </w:ins>
            </m:r>
          </m:sup>
        </m:sSubSup>
      </m:oMath>
      <w:r>
        <w:t xml:space="preserve"> is set to twice the 99th-percentile of the observed expression range per gene to prevent numerical divergence. The default number of propagation steps is </w:t>
      </w:r>
      <m:oMath>
        <m:r>
          <w:rPr>
            <w:rFonts w:ascii="Cambria Math" w:hAnsi="Cambria Math"/>
          </w:rPr>
          <m:t>R</m:t>
        </m:r>
        <m:r>
          <m:rPr>
            <m:sty m:val="p"/>
          </m:rPr>
          <w:rPr>
            <w:rFonts w:ascii="Cambria Math" w:hAnsi="Cambria Math"/>
          </w:rPr>
          <m:t>=</m:t>
        </m:r>
        <m:r>
          <w:rPr>
            <w:rFonts w:ascii="Cambria Math" w:hAnsi="Cambria Math"/>
          </w:rPr>
          <m:t>3</m:t>
        </m:r>
      </m:oMath>
      <w:r>
        <w:t xml:space="preserve"> and the scaling factor is </w:t>
      </w:r>
      <m:oMath>
        <m:r>
          <m:rPr>
            <m:sty m:val="p"/>
          </m:rPr>
          <w:rPr>
            <w:rFonts w:ascii="Cambria Math" w:hAnsi="Cambria Math"/>
          </w:rPr>
          <m:t>d</m:t>
        </m:r>
        <m:r>
          <w:rPr>
            <w:rFonts w:ascii="Cambria Math" w:hAnsi="Cambria Math"/>
          </w:rPr>
          <m:t>t</m:t>
        </m:r>
        <m:r>
          <m:rPr>
            <m:sty m:val="p"/>
          </m:rPr>
          <w:rPr>
            <w:rFonts w:ascii="Cambria Math" w:hAnsi="Cambria Math"/>
          </w:rPr>
          <m:t>=</m:t>
        </m:r>
        <m:r>
          <w:rPr>
            <w:rFonts w:ascii="Cambria Math" w:hAnsi="Cambria Math"/>
          </w:rPr>
          <m:t>1.0</m:t>
        </m:r>
      </m:oMath>
      <w:r>
        <w:t xml:space="preserve">; these control the reach of indirect regulatory effects. By default, the perturbed genes are held fixed at their prescribed values throughout all steps. The final perturbation effect is </w:t>
      </w:r>
      <m:oMath>
        <m:r>
          <w:rPr>
            <w:rFonts w:ascii="Cambria Math" w:hAnsi="Cambria Math"/>
          </w:rPr>
          <m:t>ΔX</m:t>
        </m:r>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e>
            </m:d>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nor/>
              </m:rPr>
              <m:t>original</m:t>
            </m:r>
          </m:sup>
        </m:sSup>
      </m:oMath>
      <w:r>
        <w:t>.</w:t>
      </w:r>
    </w:p>
    <w:p w14:paraId="21CAC93E" w14:textId="77777777" w:rsidR="00DA1B97" w:rsidRDefault="00674E62">
      <w:pPr>
        <w:pStyle w:val="Heading3"/>
      </w:pPr>
      <w:bookmarkStart w:id="1352" w:name="ode-integration"/>
      <w:bookmarkEnd w:id="1330"/>
      <w:r>
        <w:t>8.2 ODE Integration</w:t>
      </w:r>
    </w:p>
    <w:p w14:paraId="7B97191A" w14:textId="2D2EF08B" w:rsidR="00DA1B97" w:rsidRPr="003354AB" w:rsidDel="003354AB" w:rsidRDefault="00674E62" w:rsidP="003354AB">
      <w:pPr>
        <w:pStyle w:val="FirstParagraph"/>
        <w:rPr>
          <w:del w:id="1353" w:author="Juan Pablo Bernal Tamayo" w:date="2026-03-15T14:02:00Z" w16du:dateUtc="2026-03-15T11:02:00Z"/>
          <w:rFonts w:eastAsiaTheme="minorEastAsia"/>
          <w:rPrChange w:id="1354" w:author="Juan Pablo Bernal Tamayo" w:date="2026-03-15T14:02:00Z" w16du:dateUtc="2026-03-15T11:02:00Z">
            <w:rPr>
              <w:del w:id="1355" w:author="Juan Pablo Bernal Tamayo" w:date="2026-03-15T14:02:00Z" w16du:dateUtc="2026-03-15T11:02:00Z"/>
              <w:rFonts w:ascii="Cambria Math" w:hAnsi="Cambria Math"/>
              <w:i/>
            </w:rPr>
          </w:rPrChange>
        </w:rPr>
      </w:pPr>
      <w:r>
        <w:t xml:space="preserve">An alternative, continuous-time perturbation simulation integrates the Hopfield ODE </w:t>
      </w:r>
      <w:ins w:id="1356" w:author="Juan Pablo Bernal Tamayo" w:date="2026-03-15T14:01:00Z" w16du:dateUtc="2026-03-15T11:01:00Z">
        <w:r w:rsidR="003354AB">
          <w:t xml:space="preserve">(Equation 1) </w:t>
        </w:r>
      </w:ins>
      <w:r>
        <w:t>directly for each cell from its current state, with perturbed genes optionally held fixed as constraints</w:t>
      </w:r>
      <m:oMath>
        <m:r>
          <w:ins w:id="1357" w:author="Juan Pablo Bernal Tamayo" w:date="2026-03-15T14:02:00Z" w16du:dateUtc="2026-03-15T11:02:00Z">
            <w:rPr>
              <w:rFonts w:ascii="Cambria Math" w:hAnsi="Cambria Math"/>
            </w:rPr>
            <m:t>.</m:t>
          </w:ins>
        </m:r>
      </m:oMath>
      <w:del w:id="1358" w:author="Juan Pablo Bernal Tamayo" w:date="2026-03-15T14:02:00Z" w16du:dateUtc="2026-03-15T11:02:00Z">
        <w:r w:rsidDel="003354AB">
          <w:delText>:</w:delText>
        </w:r>
      </w:del>
    </w:p>
    <w:commentRangeStart w:id="1359"/>
    <w:p w14:paraId="6EAAE285" w14:textId="23A41BFA" w:rsidR="00DA1B97" w:rsidRPr="003354AB" w:rsidDel="003354AB" w:rsidRDefault="00000000" w:rsidP="003354AB">
      <w:pPr>
        <w:pStyle w:val="FirstParagraph"/>
        <w:rPr>
          <w:del w:id="1360" w:author="Juan Pablo Bernal Tamayo" w:date="2026-03-15T14:02:00Z" w16du:dateUtc="2026-03-15T11:02:00Z"/>
          <w:rFonts w:eastAsiaTheme="minorEastAsia"/>
          <w:rPrChange w:id="1361" w:author="Juan Pablo Bernal Tamayo" w:date="2026-03-15T14:02:00Z" w16du:dateUtc="2026-03-15T11:02:00Z">
            <w:rPr>
              <w:del w:id="1362" w:author="Juan Pablo Bernal Tamayo" w:date="2026-03-15T14:02:00Z" w16du:dateUtc="2026-03-15T11:02:00Z"/>
              <w:rFonts w:ascii="Cambria Math" w:hAnsi="Cambria Math"/>
              <w:i/>
            </w:rPr>
          </w:rPrChange>
        </w:rPr>
      </w:pPr>
      <m:oMath>
        <m:f>
          <m:fPr>
            <m:ctrlPr>
              <w:del w:id="1363" w:author="Juan Pablo Bernal Tamayo" w:date="2026-03-15T14:02:00Z" w16du:dateUtc="2026-03-15T11:02:00Z">
                <w:rPr>
                  <w:rFonts w:ascii="Cambria Math" w:hAnsi="Cambria Math"/>
                </w:rPr>
              </w:del>
            </m:ctrlPr>
          </m:fPr>
          <m:num>
            <m:r>
              <w:del w:id="1364" w:author="Juan Pablo Bernal Tamayo" w:date="2026-03-15T14:02:00Z" w16du:dateUtc="2026-03-15T11:02:00Z">
                <w:rPr>
                  <w:rFonts w:ascii="Cambria Math" w:hAnsi="Cambria Math"/>
                </w:rPr>
                <m:t>d</m:t>
              </w:del>
            </m:r>
            <m:r>
              <w:del w:id="1365" w:author="Juan Pablo Bernal Tamayo" w:date="2026-03-15T14:02:00Z" w16du:dateUtc="2026-03-15T11:02:00Z">
                <m:rPr>
                  <m:sty m:val="b"/>
                </m:rPr>
                <w:rPr>
                  <w:rFonts w:ascii="Cambria Math" w:hAnsi="Cambria Math"/>
                </w:rPr>
                <m:t>x</m:t>
              </w:del>
            </m:r>
          </m:num>
          <m:den>
            <m:r>
              <w:del w:id="1366" w:author="Juan Pablo Bernal Tamayo" w:date="2026-03-15T14:02:00Z" w16du:dateUtc="2026-03-15T11:02:00Z">
                <w:rPr>
                  <w:rFonts w:ascii="Cambria Math" w:hAnsi="Cambria Math"/>
                </w:rPr>
                <m:t>dt</m:t>
              </w:del>
            </m:r>
          </m:den>
        </m:f>
        <m:r>
          <w:del w:id="1367" w:author="Juan Pablo Bernal Tamayo" w:date="2026-03-15T14:02:00Z" w16du:dateUtc="2026-03-15T11:02:00Z">
            <m:rPr>
              <m:sty m:val="p"/>
            </m:rPr>
            <w:rPr>
              <w:rFonts w:ascii="Cambria Math" w:hAnsi="Cambria Math"/>
            </w:rPr>
            <m:t>=</m:t>
          </w:del>
        </m:r>
        <m:r>
          <w:del w:id="1368" w:author="Juan Pablo Bernal Tamayo" w:date="2026-03-15T14:02:00Z" w16du:dateUtc="2026-03-15T11:02:00Z">
            <w:rPr>
              <w:rFonts w:ascii="Cambria Math" w:hAnsi="Cambria Math"/>
            </w:rPr>
            <m:t>Wφ</m:t>
          </w:del>
        </m:r>
        <m:d>
          <m:dPr>
            <m:ctrlPr>
              <w:del w:id="1369" w:author="Juan Pablo Bernal Tamayo" w:date="2026-03-15T14:02:00Z" w16du:dateUtc="2026-03-15T11:02:00Z">
                <w:rPr>
                  <w:rFonts w:ascii="Cambria Math" w:hAnsi="Cambria Math"/>
                </w:rPr>
              </w:del>
            </m:ctrlPr>
          </m:dPr>
          <m:e>
            <m:r>
              <w:del w:id="1370" w:author="Juan Pablo Bernal Tamayo" w:date="2026-03-15T14:02:00Z" w16du:dateUtc="2026-03-15T11:02:00Z">
                <m:rPr>
                  <m:sty m:val="b"/>
                </m:rPr>
                <w:rPr>
                  <w:rFonts w:ascii="Cambria Math" w:hAnsi="Cambria Math"/>
                </w:rPr>
                <m:t>x</m:t>
              </w:del>
            </m:r>
          </m:e>
        </m:d>
        <m:r>
          <w:del w:id="1371" w:author="Juan Pablo Bernal Tamayo" w:date="2026-03-15T14:02:00Z" w16du:dateUtc="2026-03-15T11:02:00Z">
            <m:rPr>
              <m:sty m:val="p"/>
            </m:rPr>
            <w:rPr>
              <w:rFonts w:ascii="Cambria Math" w:hAnsi="Cambria Math"/>
            </w:rPr>
            <m:t>-</m:t>
          </w:del>
        </m:r>
        <m:r>
          <w:del w:id="1372" w:author="Juan Pablo Bernal Tamayo" w:date="2026-03-15T14:02:00Z" w16du:dateUtc="2026-03-15T11:02:00Z">
            <w:rPr>
              <w:rFonts w:ascii="Cambria Math" w:hAnsi="Cambria Math"/>
            </w:rPr>
            <m:t>γ</m:t>
          </w:del>
        </m:r>
        <m:r>
          <w:del w:id="1373" w:author="Juan Pablo Bernal Tamayo" w:date="2026-03-15T14:02:00Z" w16du:dateUtc="2026-03-15T11:02:00Z">
            <m:rPr>
              <m:sty m:val="b"/>
            </m:rPr>
            <w:rPr>
              <w:rFonts w:ascii="Cambria Math" w:hAnsi="Cambria Math"/>
            </w:rPr>
            <m:t>x</m:t>
          </w:del>
        </m:r>
        <m:r>
          <w:del w:id="1374" w:author="Juan Pablo Bernal Tamayo" w:date="2026-03-15T14:02:00Z" w16du:dateUtc="2026-03-15T11:02:00Z">
            <m:rPr>
              <m:sty m:val="p"/>
            </m:rPr>
            <w:rPr>
              <w:rFonts w:ascii="Cambria Math" w:hAnsi="Cambria Math"/>
            </w:rPr>
            <m:t>+</m:t>
          </w:del>
        </m:r>
        <m:r>
          <w:del w:id="1375" w:author="Juan Pablo Bernal Tamayo" w:date="2026-03-15T14:02:00Z" w16du:dateUtc="2026-03-15T11:02:00Z">
            <m:rPr>
              <m:sty m:val="b"/>
            </m:rPr>
            <w:rPr>
              <w:rFonts w:ascii="Cambria Math" w:hAnsi="Cambria Math"/>
            </w:rPr>
            <m:t>I</m:t>
          </w:del>
        </m:r>
      </m:oMath>
      <w:commentRangeEnd w:id="1359"/>
      <w:del w:id="1376" w:author="Juan Pablo Bernal Tamayo" w:date="2026-03-15T14:02:00Z" w16du:dateUtc="2026-03-15T11:02:00Z">
        <w:r w:rsidR="00C90F96" w:rsidRPr="003354AB" w:rsidDel="003354AB">
          <w:rPr>
            <w:rStyle w:val="CommentReference"/>
            <w:rFonts w:eastAsiaTheme="minorEastAsia"/>
            <w:sz w:val="24"/>
            <w:szCs w:val="24"/>
            <w:rPrChange w:id="1377" w:author="Juan Pablo Bernal Tamayo" w:date="2026-03-15T14:02:00Z" w16du:dateUtc="2026-03-15T11:02:00Z">
              <w:rPr>
                <w:rStyle w:val="CommentReference"/>
                <w:rFonts w:ascii="Cambria Math" w:hAnsi="Cambria Math"/>
                <w:i/>
                <w:sz w:val="24"/>
                <w:szCs w:val="24"/>
              </w:rPr>
            </w:rPrChange>
          </w:rPr>
          <w:commentReference w:id="1359"/>
        </w:r>
      </w:del>
    </w:p>
    <w:p w14:paraId="55E1B423" w14:textId="77777777" w:rsidR="003354AB" w:rsidRPr="003354AB" w:rsidRDefault="003354AB" w:rsidP="003354AB">
      <w:pPr>
        <w:pStyle w:val="BodyText"/>
        <w:rPr>
          <w:ins w:id="1378" w:author="Juan Pablo Bernal Tamayo" w:date="2026-03-15T14:02:00Z" w16du:dateUtc="2026-03-15T11:02:00Z"/>
        </w:rPr>
      </w:pPr>
    </w:p>
    <w:p w14:paraId="2CC0EDB2" w14:textId="3E2E3835" w:rsidR="00DA1B97" w:rsidRDefault="00674E62" w:rsidP="003354AB">
      <w:pPr>
        <w:pStyle w:val="FirstParagraph"/>
      </w:pPr>
      <w:r>
        <w:t xml:space="preserve">Each cell is integrated over a total time of </w:t>
      </w:r>
      <m:oMath>
        <m:r>
          <w:rPr>
            <w:rFonts w:ascii="Cambria Math" w:hAnsi="Cambria Math"/>
          </w:rPr>
          <m:t>T</m:t>
        </m:r>
        <m:r>
          <m:rPr>
            <m:sty m:val="p"/>
          </m:rPr>
          <w:rPr>
            <w:rFonts w:ascii="Cambria Math" w:hAnsi="Cambria Math"/>
          </w:rPr>
          <m:t>=</m:t>
        </m:r>
        <m:r>
          <w:rPr>
            <w:rFonts w:ascii="Cambria Math" w:hAnsi="Cambria Math"/>
          </w:rPr>
          <m:t>5.0</m:t>
        </m:r>
      </m:oMath>
      <w:r>
        <w:t xml:space="preserve"> using </w:t>
      </w:r>
      <m:oMath>
        <m:r>
          <w:rPr>
            <w:rFonts w:ascii="Cambria Math" w:hAnsi="Cambria Math"/>
          </w:rPr>
          <m:t>100</m:t>
        </m:r>
      </m:oMath>
      <w:r>
        <w:t xml:space="preserve"> uniform time steps, giving a step size of </w:t>
      </w:r>
      <m:oMath>
        <m:r>
          <w:rPr>
            <w:rFonts w:ascii="Cambria Math" w:hAnsi="Cambria Math"/>
          </w:rPr>
          <m:t>Δt</m:t>
        </m:r>
        <m:r>
          <m:rPr>
            <m:sty m:val="p"/>
          </m:rPr>
          <w:rPr>
            <w:rFonts w:ascii="Cambria Math" w:hAnsi="Cambria Math"/>
          </w:rPr>
          <m:t>=</m:t>
        </m:r>
        <m:r>
          <w:rPr>
            <w:rFonts w:ascii="Cambria Math" w:hAnsi="Cambria Math"/>
          </w:rPr>
          <m:t>0.05</m:t>
        </m:r>
      </m:oMath>
      <w:r>
        <w:t xml:space="preserve">. Three integration methods are available: (i) forward Euler with per-step clipping (default, numerically stable), (ii) </w:t>
      </w:r>
      <w:r>
        <w:rPr>
          <w:rStyle w:val="VerbatimChar"/>
        </w:rPr>
        <w:t>scipy.integrate.odeint</w:t>
      </w:r>
      <w:r>
        <w:t xml:space="preserve">, and (iii) </w:t>
      </w:r>
      <w:r>
        <w:rPr>
          <w:rStyle w:val="VerbatimChar"/>
        </w:rPr>
        <w:lastRenderedPageBreak/>
        <w:t>scipy.integrate.solve_ivp</w:t>
      </w:r>
      <w:r>
        <w:t xml:space="preserve"> with RK45 or other adaptive methods. The </w:t>
      </w:r>
      <w:r w:rsidR="007F6942">
        <w:t>99th percentile</w:t>
      </w:r>
      <w:r>
        <w:t xml:space="preserve"> upper bound is applied </w:t>
      </w:r>
      <w:r w:rsidR="007F6942">
        <w:t>to each</w:t>
      </w:r>
      <w:r>
        <w:t xml:space="preserve"> gene at each step to prevent divergence. Simulations are run in parallel across all cells using multi-threaded execution.</w:t>
      </w:r>
    </w:p>
    <w:p w14:paraId="006B965E" w14:textId="77777777" w:rsidR="00DA1B97" w:rsidRDefault="00674E62">
      <w:pPr>
        <w:pStyle w:val="Heading3"/>
      </w:pPr>
      <w:bookmarkStart w:id="1379" w:name="embedding-flow-projection"/>
      <w:bookmarkEnd w:id="1352"/>
      <w:r>
        <w:t>8.3 Embedding Flow Projection</w:t>
      </w:r>
    </w:p>
    <w:p w14:paraId="5CF66192" w14:textId="77777777" w:rsidR="00C90F96" w:rsidRDefault="00C90F96" w:rsidP="00C90F96">
      <w:pPr>
        <w:pStyle w:val="FirstParagraph"/>
        <w:rPr>
          <w:ins w:id="1380" w:author="Juan Pablo Bernal Tamayo" w:date="2026-07-01T15:54:00Z" w16du:dateUtc="2026-07-01T12:54:00Z"/>
        </w:rPr>
      </w:pPr>
      <w:ins w:id="1381" w:author="Juan Pablo Bernal Tamayo" w:date="2026-07-01T15:54:00Z" w16du:dateUtc="2026-07-01T12:54:00Z">
        <w:r>
          <w:t xml:space="preserve">Perturbation-induced expression changes </w:t>
        </w:r>
      </w:ins>
      <m:oMath>
        <m:r>
          <w:ins w:id="1382" w:author="Juan Pablo Bernal Tamayo" w:date="2026-07-01T15:54:00Z" w16du:dateUtc="2026-07-01T12:54:00Z">
            <w:rPr>
              <w:rFonts w:ascii="Cambria Math" w:hAnsi="Cambria Math"/>
            </w:rPr>
            <m:t>ΔX</m:t>
          </w:ins>
        </m:r>
      </m:oMath>
      <w:ins w:id="1383" w:author="Juan Pablo Bernal Tamayo" w:date="2026-07-01T15:54:00Z" w16du:dateUtc="2026-07-01T12:54:00Z">
        <w:r>
          <w:t xml:space="preserve"> (from either GRN propagation or ODE simulation) are projected onto the two-dimensional embedding to produce a vector field visualization. scHopfield implements two complementary projection strategies:</w:t>
        </w:r>
      </w:ins>
    </w:p>
    <w:p w14:paraId="730A1758" w14:textId="77777777" w:rsidR="00C90F96" w:rsidRDefault="00C90F96" w:rsidP="00C90F96">
      <w:pPr>
        <w:pStyle w:val="BodyText"/>
        <w:rPr>
          <w:ins w:id="1384" w:author="Juan Pablo Bernal Tamayo" w:date="2026-07-01T15:54:00Z" w16du:dateUtc="2026-07-01T12:54:00Z"/>
        </w:rPr>
      </w:pPr>
      <w:ins w:id="1385" w:author="Juan Pablo Bernal Tamayo" w:date="2026-07-01T15:54:00Z" w16du:dateUtc="2026-07-01T12:54:00Z">
        <w:r>
          <w:rPr>
            <w:b/>
            <w:bCs/>
          </w:rPr>
          <w:t>Method 1 — Gene-space dot-product (Hopfield-native).</w:t>
        </w:r>
        <w:r>
          <w:t xml:space="preserve"> For each cell </w:t>
        </w:r>
      </w:ins>
      <m:oMath>
        <m:r>
          <w:ins w:id="1386" w:author="Juan Pablo Bernal Tamayo" w:date="2026-07-01T15:54:00Z" w16du:dateUtc="2026-07-01T12:54:00Z">
            <w:rPr>
              <w:rFonts w:ascii="Cambria Math" w:hAnsi="Cambria Math"/>
            </w:rPr>
            <m:t>i</m:t>
          </w:ins>
        </m:r>
      </m:oMath>
      <w:ins w:id="1387" w:author="Juan Pablo Bernal Tamayo" w:date="2026-07-01T15:54:00Z" w16du:dateUtc="2026-07-01T12:54:00Z">
        <w:r>
          <w:t xml:space="preserve">, the </w:t>
        </w:r>
      </w:ins>
      <m:oMath>
        <m:r>
          <w:ins w:id="1388" w:author="Juan Pablo Bernal Tamayo" w:date="2026-07-01T15:54:00Z" w16du:dateUtc="2026-07-01T12:54:00Z">
            <w:rPr>
              <w:rFonts w:ascii="Cambria Math" w:hAnsi="Cambria Math"/>
            </w:rPr>
            <m:t>k</m:t>
          </w:ins>
        </m:r>
      </m:oMath>
      <w:ins w:id="1389" w:author="Juan Pablo Bernal Tamayo" w:date="2026-07-01T15:54:00Z" w16du:dateUtc="2026-07-01T12:54:00Z">
        <w:r>
          <w:t xml:space="preserve"> nearest neighbors </w:t>
        </w:r>
      </w:ins>
      <m:oMath>
        <m:r>
          <w:ins w:id="1390" w:author="Juan Pablo Bernal Tamayo" w:date="2026-07-01T15:54:00Z" w16du:dateUtc="2026-07-01T12:54:00Z">
            <m:rPr>
              <m:scr m:val="script"/>
              <m:sty m:val="p"/>
            </m:rPr>
            <w:rPr>
              <w:rFonts w:ascii="Cambria Math" w:hAnsi="Cambria Math"/>
            </w:rPr>
            <m:t>N</m:t>
          </w:ins>
        </m:r>
        <m:d>
          <m:dPr>
            <m:ctrlPr>
              <w:ins w:id="1391" w:author="Juan Pablo Bernal Tamayo" w:date="2026-07-01T15:54:00Z" w16du:dateUtc="2026-07-01T12:54:00Z">
                <w:rPr>
                  <w:rFonts w:ascii="Cambria Math" w:hAnsi="Cambria Math"/>
                </w:rPr>
              </w:ins>
            </m:ctrlPr>
          </m:dPr>
          <m:e>
            <m:r>
              <w:ins w:id="1392" w:author="Juan Pablo Bernal Tamayo" w:date="2026-07-01T15:54:00Z" w16du:dateUtc="2026-07-01T12:54:00Z">
                <w:rPr>
                  <w:rFonts w:ascii="Cambria Math" w:hAnsi="Cambria Math"/>
                </w:rPr>
                <m:t>i</m:t>
              </w:ins>
            </m:r>
          </m:e>
        </m:d>
      </m:oMath>
      <w:ins w:id="1393" w:author="Juan Pablo Bernal Tamayo" w:date="2026-07-01T15:54:00Z" w16du:dateUtc="2026-07-01T12:54:00Z">
        <w:r>
          <w:t xml:space="preserve"> are identified in gene expression space. A cosine-similarity weight is computed between the perturbation vector </w:t>
        </w:r>
      </w:ins>
      <m:oMath>
        <m:r>
          <w:ins w:id="1394" w:author="Juan Pablo Bernal Tamayo" w:date="2026-07-01T15:54:00Z" w16du:dateUtc="2026-07-01T12:54:00Z">
            <w:rPr>
              <w:rFonts w:ascii="Cambria Math" w:hAnsi="Cambria Math"/>
            </w:rPr>
            <m:t>Δ</m:t>
          </w:ins>
        </m:r>
        <m:sSub>
          <m:sSubPr>
            <m:ctrlPr>
              <w:ins w:id="1395" w:author="Juan Pablo Bernal Tamayo" w:date="2026-07-01T15:54:00Z" w16du:dateUtc="2026-07-01T12:54:00Z">
                <w:rPr>
                  <w:rFonts w:ascii="Cambria Math" w:hAnsi="Cambria Math"/>
                </w:rPr>
              </w:ins>
            </m:ctrlPr>
          </m:sSubPr>
          <m:e>
            <m:r>
              <w:ins w:id="1396" w:author="Juan Pablo Bernal Tamayo" w:date="2026-07-01T15:54:00Z" w16du:dateUtc="2026-07-01T12:54:00Z">
                <m:rPr>
                  <m:sty m:val="b"/>
                </m:rPr>
                <w:rPr>
                  <w:rFonts w:ascii="Cambria Math" w:hAnsi="Cambria Math"/>
                </w:rPr>
                <m:t>x</m:t>
              </w:ins>
            </m:r>
          </m:e>
          <m:sub>
            <m:r>
              <w:ins w:id="1397" w:author="Juan Pablo Bernal Tamayo" w:date="2026-07-01T15:54:00Z" w16du:dateUtc="2026-07-01T12:54:00Z">
                <w:rPr>
                  <w:rFonts w:ascii="Cambria Math" w:hAnsi="Cambria Math"/>
                </w:rPr>
                <m:t>i</m:t>
              </w:ins>
            </m:r>
          </m:sub>
        </m:sSub>
      </m:oMath>
      <w:ins w:id="1398" w:author="Juan Pablo Bernal Tamayo" w:date="2026-07-01T15:54:00Z" w16du:dateUtc="2026-07-01T12:54:00Z">
        <w:r>
          <w:t xml:space="preserve"> and the expression difference </w:t>
        </w:r>
      </w:ins>
      <m:oMath>
        <m:sSub>
          <m:sSubPr>
            <m:ctrlPr>
              <w:ins w:id="1399" w:author="Juan Pablo Bernal Tamayo" w:date="2026-07-01T15:54:00Z" w16du:dateUtc="2026-07-01T12:54:00Z">
                <w:rPr>
                  <w:rFonts w:ascii="Cambria Math" w:hAnsi="Cambria Math"/>
                </w:rPr>
              </w:ins>
            </m:ctrlPr>
          </m:sSubPr>
          <m:e>
            <m:r>
              <w:ins w:id="1400" w:author="Juan Pablo Bernal Tamayo" w:date="2026-07-01T15:54:00Z" w16du:dateUtc="2026-07-01T12:54:00Z">
                <m:rPr>
                  <m:sty m:val="b"/>
                </m:rPr>
                <w:rPr>
                  <w:rFonts w:ascii="Cambria Math" w:hAnsi="Cambria Math"/>
                </w:rPr>
                <m:t>x</m:t>
              </w:ins>
            </m:r>
          </m:e>
          <m:sub>
            <m:r>
              <w:ins w:id="1401" w:author="Juan Pablo Bernal Tamayo" w:date="2026-07-01T15:54:00Z" w16du:dateUtc="2026-07-01T12:54:00Z">
                <w:rPr>
                  <w:rFonts w:ascii="Cambria Math" w:hAnsi="Cambria Math"/>
                </w:rPr>
                <m:t>j</m:t>
              </w:ins>
            </m:r>
          </m:sub>
        </m:sSub>
        <m:r>
          <w:ins w:id="1402" w:author="Juan Pablo Bernal Tamayo" w:date="2026-07-01T15:54:00Z" w16du:dateUtc="2026-07-01T12:54:00Z">
            <m:rPr>
              <m:sty m:val="p"/>
            </m:rPr>
            <w:rPr>
              <w:rFonts w:ascii="Cambria Math" w:hAnsi="Cambria Math"/>
            </w:rPr>
            <m:t>-</m:t>
          </w:ins>
        </m:r>
        <m:sSub>
          <m:sSubPr>
            <m:ctrlPr>
              <w:ins w:id="1403" w:author="Juan Pablo Bernal Tamayo" w:date="2026-07-01T15:54:00Z" w16du:dateUtc="2026-07-01T12:54:00Z">
                <w:rPr>
                  <w:rFonts w:ascii="Cambria Math" w:hAnsi="Cambria Math"/>
                </w:rPr>
              </w:ins>
            </m:ctrlPr>
          </m:sSubPr>
          <m:e>
            <m:r>
              <w:ins w:id="1404" w:author="Juan Pablo Bernal Tamayo" w:date="2026-07-01T15:54:00Z" w16du:dateUtc="2026-07-01T12:54:00Z">
                <m:rPr>
                  <m:sty m:val="b"/>
                </m:rPr>
                <w:rPr>
                  <w:rFonts w:ascii="Cambria Math" w:hAnsi="Cambria Math"/>
                </w:rPr>
                <m:t>x</m:t>
              </w:ins>
            </m:r>
          </m:e>
          <m:sub>
            <m:r>
              <w:ins w:id="1405" w:author="Juan Pablo Bernal Tamayo" w:date="2026-07-01T15:54:00Z" w16du:dateUtc="2026-07-01T12:54:00Z">
                <w:rPr>
                  <w:rFonts w:ascii="Cambria Math" w:hAnsi="Cambria Math"/>
                </w:rPr>
                <m:t>i</m:t>
              </w:ins>
            </m:r>
          </m:sub>
        </m:sSub>
      </m:oMath>
      <w:ins w:id="1406" w:author="Juan Pablo Bernal Tamayo" w:date="2026-07-01T15:54:00Z" w16du:dateUtc="2026-07-01T12:54:00Z">
        <w:r>
          <w:t xml:space="preserve"> to each neighbor </w:t>
        </w:r>
      </w:ins>
      <m:oMath>
        <m:r>
          <w:ins w:id="1407" w:author="Juan Pablo Bernal Tamayo" w:date="2026-07-01T15:54:00Z" w16du:dateUtc="2026-07-01T12:54:00Z">
            <w:rPr>
              <w:rFonts w:ascii="Cambria Math" w:hAnsi="Cambria Math"/>
            </w:rPr>
            <m:t>j</m:t>
          </w:ins>
        </m:r>
      </m:oMath>
      <w:ins w:id="1408" w:author="Juan Pablo Bernal Tamayo" w:date="2026-07-01T15:54:00Z" w16du:dateUtc="2026-07-01T12:54:00Z">
        <w:r>
          <w:t>:</w:t>
        </w:r>
      </w:ins>
    </w:p>
    <w:p w14:paraId="652E8E17" w14:textId="77777777" w:rsidR="00C90F96" w:rsidRDefault="00C90F96" w:rsidP="00C90F96">
      <w:pPr>
        <w:pStyle w:val="BodyText"/>
        <w:rPr>
          <w:ins w:id="1409" w:author="Juan Pablo Bernal Tamayo" w:date="2026-07-01T15:54:00Z" w16du:dateUtc="2026-07-01T12:54:00Z"/>
        </w:rPr>
      </w:pPr>
      <m:oMathPara>
        <m:oMathParaPr>
          <m:jc m:val="center"/>
        </m:oMathParaPr>
        <m:oMath>
          <m:sSub>
            <m:sSubPr>
              <m:ctrlPr>
                <w:ins w:id="1410" w:author="Juan Pablo Bernal Tamayo" w:date="2026-07-01T15:54:00Z" w16du:dateUtc="2026-07-01T12:54:00Z">
                  <w:rPr>
                    <w:rFonts w:ascii="Cambria Math" w:hAnsi="Cambria Math"/>
                  </w:rPr>
                </w:ins>
              </m:ctrlPr>
            </m:sSubPr>
            <m:e>
              <m:r>
                <w:ins w:id="1411" w:author="Juan Pablo Bernal Tamayo" w:date="2026-07-01T15:54:00Z" w16du:dateUtc="2026-07-01T12:54:00Z">
                  <w:rPr>
                    <w:rFonts w:ascii="Cambria Math" w:hAnsi="Cambria Math"/>
                  </w:rPr>
                  <m:t>w</m:t>
                </w:ins>
              </m:r>
            </m:e>
            <m:sub>
              <m:r>
                <w:ins w:id="1412" w:author="Juan Pablo Bernal Tamayo" w:date="2026-07-01T15:54:00Z" w16du:dateUtc="2026-07-01T12:54:00Z">
                  <w:rPr>
                    <w:rFonts w:ascii="Cambria Math" w:hAnsi="Cambria Math"/>
                  </w:rPr>
                  <m:t>ij</m:t>
                </w:ins>
              </m:r>
            </m:sub>
          </m:sSub>
          <m:r>
            <w:ins w:id="1413" w:author="Juan Pablo Bernal Tamayo" w:date="2026-07-01T15:54:00Z" w16du:dateUtc="2026-07-01T12:54:00Z">
              <m:rPr>
                <m:sty m:val="p"/>
              </m:rPr>
              <w:rPr>
                <w:rFonts w:ascii="Cambria Math" w:hAnsi="Cambria Math"/>
              </w:rPr>
              <m:t>=exp</m:t>
            </w:ins>
          </m:r>
          <m:r>
            <w:ins w:id="1414" w:author="Juan Pablo Bernal Tamayo" w:date="2026-07-01T15:54:00Z" w16du:dateUtc="2026-07-01T12:54:00Z">
              <w:rPr>
                <w:rFonts w:ascii="Cambria Math" w:hAnsi="Cambria Math"/>
              </w:rPr>
              <m:t>​</m:t>
            </w:ins>
          </m:r>
          <m:d>
            <m:dPr>
              <m:ctrlPr>
                <w:ins w:id="1415" w:author="Juan Pablo Bernal Tamayo" w:date="2026-07-01T15:54:00Z" w16du:dateUtc="2026-07-01T12:54:00Z">
                  <w:rPr>
                    <w:rFonts w:ascii="Cambria Math" w:hAnsi="Cambria Math"/>
                  </w:rPr>
                </w:ins>
              </m:ctrlPr>
            </m:dPr>
            <m:e>
              <m:r>
                <w:ins w:id="1416" w:author="Juan Pablo Bernal Tamayo" w:date="2026-07-01T15:54:00Z" w16du:dateUtc="2026-07-01T12:54:00Z">
                  <m:rPr>
                    <m:sty m:val="p"/>
                  </m:rPr>
                  <w:rPr>
                    <w:rFonts w:ascii="Cambria Math" w:hAnsi="Cambria Math"/>
                  </w:rPr>
                  <m:t>-</m:t>
                </w:ins>
              </m:r>
              <m:f>
                <m:fPr>
                  <m:ctrlPr>
                    <w:ins w:id="1417" w:author="Juan Pablo Bernal Tamayo" w:date="2026-07-01T15:54:00Z" w16du:dateUtc="2026-07-01T12:54:00Z">
                      <w:rPr>
                        <w:rFonts w:ascii="Cambria Math" w:hAnsi="Cambria Math"/>
                      </w:rPr>
                    </w:ins>
                  </m:ctrlPr>
                </m:fPr>
                <m:num>
                  <m:sSub>
                    <m:sSubPr>
                      <m:ctrlPr>
                        <w:ins w:id="1418" w:author="Juan Pablo Bernal Tamayo" w:date="2026-07-01T15:54:00Z" w16du:dateUtc="2026-07-01T12:54:00Z">
                          <w:rPr>
                            <w:rFonts w:ascii="Cambria Math" w:hAnsi="Cambria Math"/>
                          </w:rPr>
                        </w:ins>
                      </m:ctrlPr>
                    </m:sSubPr>
                    <m:e>
                      <m:r>
                        <w:ins w:id="1419" w:author="Juan Pablo Bernal Tamayo" w:date="2026-07-01T15:54:00Z" w16du:dateUtc="2026-07-01T12:54:00Z">
                          <w:rPr>
                            <w:rFonts w:ascii="Cambria Math" w:hAnsi="Cambria Math"/>
                          </w:rPr>
                          <m:t>d</m:t>
                        </w:ins>
                      </m:r>
                    </m:e>
                    <m:sub>
                      <m:r>
                        <w:ins w:id="1420" w:author="Juan Pablo Bernal Tamayo" w:date="2026-07-01T15:54:00Z" w16du:dateUtc="2026-07-01T12:54:00Z">
                          <w:rPr>
                            <w:rFonts w:ascii="Cambria Math" w:hAnsi="Cambria Math"/>
                          </w:rPr>
                          <m:t>ij</m:t>
                        </w:ins>
                      </m:r>
                    </m:sub>
                  </m:sSub>
                </m:num>
                <m:den>
                  <m:sSub>
                    <m:sSubPr>
                      <m:ctrlPr>
                        <w:ins w:id="1421" w:author="Juan Pablo Bernal Tamayo" w:date="2026-07-01T15:54:00Z" w16du:dateUtc="2026-07-01T12:54:00Z">
                          <w:rPr>
                            <w:rFonts w:ascii="Cambria Math" w:hAnsi="Cambria Math"/>
                          </w:rPr>
                        </w:ins>
                      </m:ctrlPr>
                    </m:sSubPr>
                    <m:e>
                      <m:acc>
                        <m:accPr>
                          <m:chr m:val="̃"/>
                          <m:ctrlPr>
                            <w:ins w:id="1422" w:author="Juan Pablo Bernal Tamayo" w:date="2026-07-01T15:54:00Z" w16du:dateUtc="2026-07-01T12:54:00Z">
                              <w:rPr>
                                <w:rFonts w:ascii="Cambria Math" w:hAnsi="Cambria Math"/>
                              </w:rPr>
                            </w:ins>
                          </m:ctrlPr>
                        </m:accPr>
                        <m:e>
                          <m:r>
                            <w:ins w:id="1423" w:author="Juan Pablo Bernal Tamayo" w:date="2026-07-01T15:54:00Z" w16du:dateUtc="2026-07-01T12:54:00Z">
                              <w:rPr>
                                <w:rFonts w:ascii="Cambria Math" w:hAnsi="Cambria Math"/>
                              </w:rPr>
                              <m:t>d</m:t>
                            </w:ins>
                          </m:r>
                        </m:e>
                      </m:acc>
                    </m:e>
                    <m:sub>
                      <m:r>
                        <w:ins w:id="1424" w:author="Juan Pablo Bernal Tamayo" w:date="2026-07-01T15:54:00Z" w16du:dateUtc="2026-07-01T12:54:00Z">
                          <w:rPr>
                            <w:rFonts w:ascii="Cambria Math" w:hAnsi="Cambria Math"/>
                          </w:rPr>
                          <m:t>i</m:t>
                        </w:ins>
                      </m:r>
                    </m:sub>
                  </m:sSub>
                </m:den>
              </m:f>
            </m:e>
          </m:d>
          <m:r>
            <w:ins w:id="1425" w:author="Juan Pablo Bernal Tamayo" w:date="2026-07-01T15:54:00Z" w16du:dateUtc="2026-07-01T12:54:00Z">
              <m:rPr>
                <m:sty m:val="p"/>
              </m:rPr>
              <w:rPr>
                <w:rFonts w:ascii="Cambria Math" w:hAnsi="Cambria Math"/>
              </w:rPr>
              <m:t>⋅max</m:t>
            </w:ins>
          </m:r>
          <m:r>
            <w:ins w:id="1426" w:author="Juan Pablo Bernal Tamayo" w:date="2026-07-01T15:54:00Z" w16du:dateUtc="2026-07-01T12:54:00Z">
              <w:rPr>
                <w:rFonts w:ascii="Cambria Math" w:hAnsi="Cambria Math"/>
              </w:rPr>
              <m:t>​</m:t>
            </w:ins>
          </m:r>
          <m:d>
            <m:dPr>
              <m:ctrlPr>
                <w:ins w:id="1427" w:author="Juan Pablo Bernal Tamayo" w:date="2026-07-01T15:54:00Z" w16du:dateUtc="2026-07-01T12:54:00Z">
                  <w:rPr>
                    <w:rFonts w:ascii="Cambria Math" w:hAnsi="Cambria Math"/>
                  </w:rPr>
                </w:ins>
              </m:ctrlPr>
            </m:dPr>
            <m:e>
              <m:f>
                <m:fPr>
                  <m:ctrlPr>
                    <w:ins w:id="1428" w:author="Juan Pablo Bernal Tamayo" w:date="2026-07-01T15:54:00Z" w16du:dateUtc="2026-07-01T12:54:00Z">
                      <w:rPr>
                        <w:rFonts w:ascii="Cambria Math" w:hAnsi="Cambria Math"/>
                      </w:rPr>
                    </w:ins>
                  </m:ctrlPr>
                </m:fPr>
                <m:num>
                  <m:r>
                    <w:ins w:id="1429" w:author="Juan Pablo Bernal Tamayo" w:date="2026-07-01T15:54:00Z" w16du:dateUtc="2026-07-01T12:54:00Z">
                      <w:rPr>
                        <w:rFonts w:ascii="Cambria Math" w:hAnsi="Cambria Math"/>
                      </w:rPr>
                      <m:t>Δ</m:t>
                    </w:ins>
                  </m:r>
                  <m:sSub>
                    <m:sSubPr>
                      <m:ctrlPr>
                        <w:ins w:id="1430" w:author="Juan Pablo Bernal Tamayo" w:date="2026-07-01T15:54:00Z" w16du:dateUtc="2026-07-01T12:54:00Z">
                          <w:rPr>
                            <w:rFonts w:ascii="Cambria Math" w:hAnsi="Cambria Math"/>
                          </w:rPr>
                        </w:ins>
                      </m:ctrlPr>
                    </m:sSubPr>
                    <m:e>
                      <m:r>
                        <w:ins w:id="1431" w:author="Juan Pablo Bernal Tamayo" w:date="2026-07-01T15:54:00Z" w16du:dateUtc="2026-07-01T12:54:00Z">
                          <m:rPr>
                            <m:sty m:val="b"/>
                          </m:rPr>
                          <w:rPr>
                            <w:rFonts w:ascii="Cambria Math" w:hAnsi="Cambria Math"/>
                          </w:rPr>
                          <m:t>x</m:t>
                        </w:ins>
                      </m:r>
                    </m:e>
                    <m:sub>
                      <m:r>
                        <w:ins w:id="1432" w:author="Juan Pablo Bernal Tamayo" w:date="2026-07-01T15:54:00Z" w16du:dateUtc="2026-07-01T12:54:00Z">
                          <w:rPr>
                            <w:rFonts w:ascii="Cambria Math" w:hAnsi="Cambria Math"/>
                          </w:rPr>
                          <m:t>i</m:t>
                        </w:ins>
                      </m:r>
                    </m:sub>
                  </m:sSub>
                  <m:r>
                    <w:ins w:id="1433" w:author="Juan Pablo Bernal Tamayo" w:date="2026-07-01T15:54:00Z" w16du:dateUtc="2026-07-01T12:54:00Z">
                      <m:rPr>
                        <m:sty m:val="p"/>
                      </m:rPr>
                      <w:rPr>
                        <w:rFonts w:ascii="Cambria Math" w:hAnsi="Cambria Math"/>
                      </w:rPr>
                      <m:t>⋅</m:t>
                    </w:ins>
                  </m:r>
                  <m:d>
                    <m:dPr>
                      <m:ctrlPr>
                        <w:ins w:id="1434" w:author="Juan Pablo Bernal Tamayo" w:date="2026-07-01T15:54:00Z" w16du:dateUtc="2026-07-01T12:54:00Z">
                          <w:rPr>
                            <w:rFonts w:ascii="Cambria Math" w:hAnsi="Cambria Math"/>
                          </w:rPr>
                        </w:ins>
                      </m:ctrlPr>
                    </m:dPr>
                    <m:e>
                      <m:sSub>
                        <m:sSubPr>
                          <m:ctrlPr>
                            <w:ins w:id="1435" w:author="Juan Pablo Bernal Tamayo" w:date="2026-07-01T15:54:00Z" w16du:dateUtc="2026-07-01T12:54:00Z">
                              <w:rPr>
                                <w:rFonts w:ascii="Cambria Math" w:hAnsi="Cambria Math"/>
                              </w:rPr>
                            </w:ins>
                          </m:ctrlPr>
                        </m:sSubPr>
                        <m:e>
                          <m:r>
                            <w:ins w:id="1436" w:author="Juan Pablo Bernal Tamayo" w:date="2026-07-01T15:54:00Z" w16du:dateUtc="2026-07-01T12:54:00Z">
                              <m:rPr>
                                <m:sty m:val="b"/>
                              </m:rPr>
                              <w:rPr>
                                <w:rFonts w:ascii="Cambria Math" w:hAnsi="Cambria Math"/>
                              </w:rPr>
                              <m:t>x</m:t>
                            </w:ins>
                          </m:r>
                        </m:e>
                        <m:sub>
                          <m:r>
                            <w:ins w:id="1437" w:author="Juan Pablo Bernal Tamayo" w:date="2026-07-01T15:54:00Z" w16du:dateUtc="2026-07-01T12:54:00Z">
                              <w:rPr>
                                <w:rFonts w:ascii="Cambria Math" w:hAnsi="Cambria Math"/>
                              </w:rPr>
                              <m:t>j</m:t>
                            </w:ins>
                          </m:r>
                        </m:sub>
                      </m:sSub>
                      <m:r>
                        <w:ins w:id="1438" w:author="Juan Pablo Bernal Tamayo" w:date="2026-07-01T15:54:00Z" w16du:dateUtc="2026-07-01T12:54:00Z">
                          <m:rPr>
                            <m:sty m:val="p"/>
                          </m:rPr>
                          <w:rPr>
                            <w:rFonts w:ascii="Cambria Math" w:hAnsi="Cambria Math"/>
                          </w:rPr>
                          <m:t>-</m:t>
                        </w:ins>
                      </m:r>
                      <m:sSub>
                        <m:sSubPr>
                          <m:ctrlPr>
                            <w:ins w:id="1439" w:author="Juan Pablo Bernal Tamayo" w:date="2026-07-01T15:54:00Z" w16du:dateUtc="2026-07-01T12:54:00Z">
                              <w:rPr>
                                <w:rFonts w:ascii="Cambria Math" w:hAnsi="Cambria Math"/>
                              </w:rPr>
                            </w:ins>
                          </m:ctrlPr>
                        </m:sSubPr>
                        <m:e>
                          <m:r>
                            <w:ins w:id="1440" w:author="Juan Pablo Bernal Tamayo" w:date="2026-07-01T15:54:00Z" w16du:dateUtc="2026-07-01T12:54:00Z">
                              <m:rPr>
                                <m:sty m:val="b"/>
                              </m:rPr>
                              <w:rPr>
                                <w:rFonts w:ascii="Cambria Math" w:hAnsi="Cambria Math"/>
                              </w:rPr>
                              <m:t>x</m:t>
                            </w:ins>
                          </m:r>
                        </m:e>
                        <m:sub>
                          <m:r>
                            <w:ins w:id="1441" w:author="Juan Pablo Bernal Tamayo" w:date="2026-07-01T15:54:00Z" w16du:dateUtc="2026-07-01T12:54:00Z">
                              <w:rPr>
                                <w:rFonts w:ascii="Cambria Math" w:hAnsi="Cambria Math"/>
                              </w:rPr>
                              <m:t>i</m:t>
                            </w:ins>
                          </m:r>
                        </m:sub>
                      </m:sSub>
                    </m:e>
                  </m:d>
                </m:num>
                <m:den>
                  <m:r>
                    <w:ins w:id="1442" w:author="Juan Pablo Bernal Tamayo" w:date="2026-07-01T15:54:00Z" w16du:dateUtc="2026-07-01T12:54:00Z">
                      <m:rPr>
                        <m:sty m:val="p"/>
                      </m:rPr>
                      <w:rPr>
                        <w:rFonts w:ascii="Cambria Math" w:hAnsi="Cambria Math"/>
                      </w:rPr>
                      <m:t>∥</m:t>
                    </w:ins>
                  </m:r>
                  <m:r>
                    <w:ins w:id="1443" w:author="Juan Pablo Bernal Tamayo" w:date="2026-07-01T15:54:00Z" w16du:dateUtc="2026-07-01T12:54:00Z">
                      <w:rPr>
                        <w:rFonts w:ascii="Cambria Math" w:hAnsi="Cambria Math"/>
                      </w:rPr>
                      <m:t>Δ</m:t>
                    </w:ins>
                  </m:r>
                  <m:sSub>
                    <m:sSubPr>
                      <m:ctrlPr>
                        <w:ins w:id="1444" w:author="Juan Pablo Bernal Tamayo" w:date="2026-07-01T15:54:00Z" w16du:dateUtc="2026-07-01T12:54:00Z">
                          <w:rPr>
                            <w:rFonts w:ascii="Cambria Math" w:hAnsi="Cambria Math"/>
                          </w:rPr>
                        </w:ins>
                      </m:ctrlPr>
                    </m:sSubPr>
                    <m:e>
                      <m:r>
                        <w:ins w:id="1445" w:author="Juan Pablo Bernal Tamayo" w:date="2026-07-01T15:54:00Z" w16du:dateUtc="2026-07-01T12:54:00Z">
                          <m:rPr>
                            <m:sty m:val="b"/>
                          </m:rPr>
                          <w:rPr>
                            <w:rFonts w:ascii="Cambria Math" w:hAnsi="Cambria Math"/>
                          </w:rPr>
                          <m:t>x</m:t>
                        </w:ins>
                      </m:r>
                    </m:e>
                    <m:sub>
                      <m:r>
                        <w:ins w:id="1446" w:author="Juan Pablo Bernal Tamayo" w:date="2026-07-01T15:54:00Z" w16du:dateUtc="2026-07-01T12:54:00Z">
                          <w:rPr>
                            <w:rFonts w:ascii="Cambria Math" w:hAnsi="Cambria Math"/>
                          </w:rPr>
                          <m:t>i</m:t>
                        </w:ins>
                      </m:r>
                    </m:sub>
                  </m:sSub>
                  <m:r>
                    <w:ins w:id="1447" w:author="Juan Pablo Bernal Tamayo" w:date="2026-07-01T15:54:00Z" w16du:dateUtc="2026-07-01T12:54:00Z">
                      <m:rPr>
                        <m:sty m:val="p"/>
                      </m:rPr>
                      <w:rPr>
                        <w:rFonts w:ascii="Cambria Math" w:hAnsi="Cambria Math"/>
                      </w:rPr>
                      <m:t>∥</m:t>
                    </w:ins>
                  </m:r>
                  <m:r>
                    <w:ins w:id="1448" w:author="Juan Pablo Bernal Tamayo" w:date="2026-07-01T15:54:00Z" w16du:dateUtc="2026-07-01T12:54:00Z">
                      <w:rPr>
                        <w:rFonts w:ascii="Cambria Math" w:hAnsi="Cambria Math"/>
                      </w:rPr>
                      <m:t> </m:t>
                    </w:ins>
                  </m:r>
                  <m:r>
                    <w:ins w:id="1449" w:author="Juan Pablo Bernal Tamayo" w:date="2026-07-01T15:54:00Z" w16du:dateUtc="2026-07-01T12:54:00Z">
                      <m:rPr>
                        <m:sty m:val="p"/>
                      </m:rPr>
                      <w:rPr>
                        <w:rFonts w:ascii="Cambria Math" w:hAnsi="Cambria Math"/>
                      </w:rPr>
                      <m:t>∥</m:t>
                    </w:ins>
                  </m:r>
                  <m:sSub>
                    <m:sSubPr>
                      <m:ctrlPr>
                        <w:ins w:id="1450" w:author="Juan Pablo Bernal Tamayo" w:date="2026-07-01T15:54:00Z" w16du:dateUtc="2026-07-01T12:54:00Z">
                          <w:rPr>
                            <w:rFonts w:ascii="Cambria Math" w:hAnsi="Cambria Math"/>
                          </w:rPr>
                        </w:ins>
                      </m:ctrlPr>
                    </m:sSubPr>
                    <m:e>
                      <m:r>
                        <w:ins w:id="1451" w:author="Juan Pablo Bernal Tamayo" w:date="2026-07-01T15:54:00Z" w16du:dateUtc="2026-07-01T12:54:00Z">
                          <m:rPr>
                            <m:sty m:val="b"/>
                          </m:rPr>
                          <w:rPr>
                            <w:rFonts w:ascii="Cambria Math" w:hAnsi="Cambria Math"/>
                          </w:rPr>
                          <m:t>x</m:t>
                        </w:ins>
                      </m:r>
                    </m:e>
                    <m:sub>
                      <m:r>
                        <w:ins w:id="1452" w:author="Juan Pablo Bernal Tamayo" w:date="2026-07-01T15:54:00Z" w16du:dateUtc="2026-07-01T12:54:00Z">
                          <w:rPr>
                            <w:rFonts w:ascii="Cambria Math" w:hAnsi="Cambria Math"/>
                          </w:rPr>
                          <m:t>j</m:t>
                        </w:ins>
                      </m:r>
                    </m:sub>
                  </m:sSub>
                  <m:r>
                    <w:ins w:id="1453" w:author="Juan Pablo Bernal Tamayo" w:date="2026-07-01T15:54:00Z" w16du:dateUtc="2026-07-01T12:54:00Z">
                      <m:rPr>
                        <m:sty m:val="p"/>
                      </m:rPr>
                      <w:rPr>
                        <w:rFonts w:ascii="Cambria Math" w:hAnsi="Cambria Math"/>
                      </w:rPr>
                      <m:t>-</m:t>
                    </w:ins>
                  </m:r>
                  <m:sSub>
                    <m:sSubPr>
                      <m:ctrlPr>
                        <w:ins w:id="1454" w:author="Juan Pablo Bernal Tamayo" w:date="2026-07-01T15:54:00Z" w16du:dateUtc="2026-07-01T12:54:00Z">
                          <w:rPr>
                            <w:rFonts w:ascii="Cambria Math" w:hAnsi="Cambria Math"/>
                          </w:rPr>
                        </w:ins>
                      </m:ctrlPr>
                    </m:sSubPr>
                    <m:e>
                      <m:r>
                        <w:ins w:id="1455" w:author="Juan Pablo Bernal Tamayo" w:date="2026-07-01T15:54:00Z" w16du:dateUtc="2026-07-01T12:54:00Z">
                          <m:rPr>
                            <m:sty m:val="b"/>
                          </m:rPr>
                          <w:rPr>
                            <w:rFonts w:ascii="Cambria Math" w:hAnsi="Cambria Math"/>
                          </w:rPr>
                          <m:t>x</m:t>
                        </w:ins>
                      </m:r>
                    </m:e>
                    <m:sub>
                      <m:r>
                        <w:ins w:id="1456" w:author="Juan Pablo Bernal Tamayo" w:date="2026-07-01T15:54:00Z" w16du:dateUtc="2026-07-01T12:54:00Z">
                          <w:rPr>
                            <w:rFonts w:ascii="Cambria Math" w:hAnsi="Cambria Math"/>
                          </w:rPr>
                          <m:t>i</m:t>
                        </w:ins>
                      </m:r>
                    </m:sub>
                  </m:sSub>
                  <m:r>
                    <w:ins w:id="1457" w:author="Juan Pablo Bernal Tamayo" w:date="2026-07-01T15:54:00Z" w16du:dateUtc="2026-07-01T12:54:00Z">
                      <m:rPr>
                        <m:sty m:val="p"/>
                      </m:rPr>
                      <w:rPr>
                        <w:rFonts w:ascii="Cambria Math" w:hAnsi="Cambria Math"/>
                      </w:rPr>
                      <m:t>∥</m:t>
                    </w:ins>
                  </m:r>
                </m:den>
              </m:f>
              <m:r>
                <w:ins w:id="1458" w:author="Juan Pablo Bernal Tamayo" w:date="2026-07-01T15:54:00Z" w16du:dateUtc="2026-07-01T12:54:00Z">
                  <m:rPr>
                    <m:sty m:val="p"/>
                  </m:rPr>
                  <w:rPr>
                    <w:rFonts w:ascii="Cambria Math" w:hAnsi="Cambria Math"/>
                  </w:rPr>
                  <m:t>,</m:t>
                </w:ins>
              </m:r>
              <m:r>
                <w:ins w:id="1459" w:author="Juan Pablo Bernal Tamayo" w:date="2026-07-01T15:54:00Z" w16du:dateUtc="2026-07-01T12:54:00Z">
                  <w:rPr>
                    <w:rFonts w:ascii="Cambria Math" w:hAnsi="Cambria Math"/>
                  </w:rPr>
                  <m:t>0</m:t>
                </w:ins>
              </m:r>
            </m:e>
          </m:d>
        </m:oMath>
      </m:oMathPara>
    </w:p>
    <w:p w14:paraId="460E039D" w14:textId="77777777" w:rsidR="00C90F96" w:rsidRDefault="00C90F96" w:rsidP="00C90F96">
      <w:pPr>
        <w:pStyle w:val="FirstParagraph"/>
        <w:rPr>
          <w:ins w:id="1460" w:author="Juan Pablo Bernal Tamayo" w:date="2026-07-01T15:54:00Z" w16du:dateUtc="2026-07-01T12:54:00Z"/>
        </w:rPr>
      </w:pPr>
      <w:ins w:id="1461" w:author="Juan Pablo Bernal Tamayo" w:date="2026-07-01T15:54:00Z" w16du:dateUtc="2026-07-01T12:54:00Z">
        <w:r>
          <w:t xml:space="preserve">where </w:t>
        </w:r>
      </w:ins>
      <m:oMath>
        <m:sSub>
          <m:sSubPr>
            <m:ctrlPr>
              <w:ins w:id="1462" w:author="Juan Pablo Bernal Tamayo" w:date="2026-07-01T15:54:00Z" w16du:dateUtc="2026-07-01T12:54:00Z">
                <w:rPr>
                  <w:rFonts w:ascii="Cambria Math" w:hAnsi="Cambria Math"/>
                </w:rPr>
              </w:ins>
            </m:ctrlPr>
          </m:sSubPr>
          <m:e>
            <m:r>
              <w:ins w:id="1463" w:author="Juan Pablo Bernal Tamayo" w:date="2026-07-01T15:54:00Z" w16du:dateUtc="2026-07-01T12:54:00Z">
                <w:rPr>
                  <w:rFonts w:ascii="Cambria Math" w:hAnsi="Cambria Math"/>
                </w:rPr>
                <m:t>d</m:t>
              </w:ins>
            </m:r>
          </m:e>
          <m:sub>
            <m:r>
              <w:ins w:id="1464" w:author="Juan Pablo Bernal Tamayo" w:date="2026-07-01T15:54:00Z" w16du:dateUtc="2026-07-01T12:54:00Z">
                <w:rPr>
                  <w:rFonts w:ascii="Cambria Math" w:hAnsi="Cambria Math"/>
                </w:rPr>
                <m:t>ij</m:t>
              </w:ins>
            </m:r>
          </m:sub>
        </m:sSub>
      </m:oMath>
      <w:ins w:id="1465" w:author="Juan Pablo Bernal Tamayo" w:date="2026-07-01T15:54:00Z" w16du:dateUtc="2026-07-01T12:54:00Z">
        <w:r>
          <w:t xml:space="preserve"> is the gene-space distance and </w:t>
        </w:r>
      </w:ins>
      <m:oMath>
        <m:sSub>
          <m:sSubPr>
            <m:ctrlPr>
              <w:ins w:id="1466" w:author="Juan Pablo Bernal Tamayo" w:date="2026-07-01T15:54:00Z" w16du:dateUtc="2026-07-01T12:54:00Z">
                <w:rPr>
                  <w:rFonts w:ascii="Cambria Math" w:hAnsi="Cambria Math"/>
                </w:rPr>
              </w:ins>
            </m:ctrlPr>
          </m:sSubPr>
          <m:e>
            <m:acc>
              <m:accPr>
                <m:chr m:val="̃"/>
                <m:ctrlPr>
                  <w:ins w:id="1467" w:author="Juan Pablo Bernal Tamayo" w:date="2026-07-01T15:54:00Z" w16du:dateUtc="2026-07-01T12:54:00Z">
                    <w:rPr>
                      <w:rFonts w:ascii="Cambria Math" w:hAnsi="Cambria Math"/>
                    </w:rPr>
                  </w:ins>
                </m:ctrlPr>
              </m:accPr>
              <m:e>
                <m:r>
                  <w:ins w:id="1468" w:author="Juan Pablo Bernal Tamayo" w:date="2026-07-01T15:54:00Z" w16du:dateUtc="2026-07-01T12:54:00Z">
                    <w:rPr>
                      <w:rFonts w:ascii="Cambria Math" w:hAnsi="Cambria Math"/>
                    </w:rPr>
                    <m:t>d</m:t>
                  </w:ins>
                </m:r>
              </m:e>
            </m:acc>
          </m:e>
          <m:sub>
            <m:r>
              <w:ins w:id="1469" w:author="Juan Pablo Bernal Tamayo" w:date="2026-07-01T15:54:00Z" w16du:dateUtc="2026-07-01T12:54:00Z">
                <w:rPr>
                  <w:rFonts w:ascii="Cambria Math" w:hAnsi="Cambria Math"/>
                </w:rPr>
                <m:t>i</m:t>
              </w:ins>
            </m:r>
          </m:sub>
        </m:sSub>
      </m:oMath>
      <w:ins w:id="1470" w:author="Juan Pablo Bernal Tamayo" w:date="2026-07-01T15:54:00Z" w16du:dateUtc="2026-07-01T12:54:00Z">
        <w:r>
          <w:t xml:space="preserve"> its median. Only neighbors with positive alignment contribute. The 2D displacement is the weighted average:</w:t>
        </w:r>
      </w:ins>
    </w:p>
    <w:p w14:paraId="22AD7029" w14:textId="77777777" w:rsidR="00C90F96" w:rsidRDefault="00C90F96" w:rsidP="00C90F96">
      <w:pPr>
        <w:pStyle w:val="BodyText"/>
        <w:rPr>
          <w:ins w:id="1471" w:author="Juan Pablo Bernal Tamayo" w:date="2026-07-01T15:54:00Z" w16du:dateUtc="2026-07-01T12:54:00Z"/>
        </w:rPr>
      </w:pPr>
      <m:oMathPara>
        <m:oMathParaPr>
          <m:jc m:val="center"/>
        </m:oMathParaPr>
        <m:oMath>
          <m:sSub>
            <m:sSubPr>
              <m:ctrlPr>
                <w:ins w:id="1472" w:author="Juan Pablo Bernal Tamayo" w:date="2026-07-01T15:54:00Z" w16du:dateUtc="2026-07-01T12:54:00Z">
                  <w:rPr>
                    <w:rFonts w:ascii="Cambria Math" w:hAnsi="Cambria Math"/>
                  </w:rPr>
                </w:ins>
              </m:ctrlPr>
            </m:sSubPr>
            <m:e>
              <m:r>
                <w:ins w:id="1473" w:author="Juan Pablo Bernal Tamayo" w:date="2026-07-01T15:54:00Z" w16du:dateUtc="2026-07-01T12:54:00Z">
                  <m:rPr>
                    <m:sty m:val="b"/>
                  </m:rPr>
                  <w:rPr>
                    <w:rFonts w:ascii="Cambria Math" w:hAnsi="Cambria Math"/>
                  </w:rPr>
                  <m:t>u</m:t>
                </w:ins>
              </m:r>
            </m:e>
            <m:sub>
              <m:r>
                <w:ins w:id="1474" w:author="Juan Pablo Bernal Tamayo" w:date="2026-07-01T15:54:00Z" w16du:dateUtc="2026-07-01T12:54:00Z">
                  <w:rPr>
                    <w:rFonts w:ascii="Cambria Math" w:hAnsi="Cambria Math"/>
                  </w:rPr>
                  <m:t>i</m:t>
                </w:ins>
              </m:r>
            </m:sub>
          </m:sSub>
          <m:r>
            <w:ins w:id="1475" w:author="Juan Pablo Bernal Tamayo" w:date="2026-07-01T15:54:00Z" w16du:dateUtc="2026-07-01T12:54:00Z">
              <m:rPr>
                <m:sty m:val="p"/>
              </m:rPr>
              <w:rPr>
                <w:rFonts w:ascii="Cambria Math" w:hAnsi="Cambria Math"/>
              </w:rPr>
              <m:t>=</m:t>
            </w:ins>
          </m:r>
          <m:f>
            <m:fPr>
              <m:ctrlPr>
                <w:ins w:id="1476" w:author="Juan Pablo Bernal Tamayo" w:date="2026-07-01T15:54:00Z" w16du:dateUtc="2026-07-01T12:54:00Z">
                  <w:rPr>
                    <w:rFonts w:ascii="Cambria Math" w:hAnsi="Cambria Math"/>
                  </w:rPr>
                </w:ins>
              </m:ctrlPr>
            </m:fPr>
            <m:num>
              <m:nary>
                <m:naryPr>
                  <m:chr m:val="∑"/>
                  <m:limLoc m:val="undOvr"/>
                  <m:supHide m:val="1"/>
                  <m:ctrlPr>
                    <w:ins w:id="1477" w:author="Juan Pablo Bernal Tamayo" w:date="2026-07-01T15:54:00Z" w16du:dateUtc="2026-07-01T12:54:00Z">
                      <w:rPr>
                        <w:rFonts w:ascii="Cambria Math" w:hAnsi="Cambria Math"/>
                      </w:rPr>
                    </w:ins>
                  </m:ctrlPr>
                </m:naryPr>
                <m:sub>
                  <m:r>
                    <w:ins w:id="1478" w:author="Juan Pablo Bernal Tamayo" w:date="2026-07-01T15:54:00Z" w16du:dateUtc="2026-07-01T12:54:00Z">
                      <w:rPr>
                        <w:rFonts w:ascii="Cambria Math" w:hAnsi="Cambria Math"/>
                      </w:rPr>
                      <m:t>j</m:t>
                    </w:ins>
                  </m:r>
                  <m:r>
                    <w:ins w:id="1479" w:author="Juan Pablo Bernal Tamayo" w:date="2026-07-01T15:54:00Z" w16du:dateUtc="2026-07-01T12:54:00Z">
                      <m:rPr>
                        <m:scr m:val="script"/>
                        <m:sty m:val="p"/>
                      </m:rPr>
                      <w:rPr>
                        <w:rFonts w:ascii="Cambria Math" w:hAnsi="Cambria Math"/>
                      </w:rPr>
                      <m:t>∈N</m:t>
                    </w:ins>
                  </m:r>
                  <m:d>
                    <m:dPr>
                      <m:ctrlPr>
                        <w:ins w:id="1480" w:author="Juan Pablo Bernal Tamayo" w:date="2026-07-01T15:54:00Z" w16du:dateUtc="2026-07-01T12:54:00Z">
                          <w:rPr>
                            <w:rFonts w:ascii="Cambria Math" w:hAnsi="Cambria Math"/>
                          </w:rPr>
                        </w:ins>
                      </m:ctrlPr>
                    </m:dPr>
                    <m:e>
                      <m:r>
                        <w:ins w:id="1481" w:author="Juan Pablo Bernal Tamayo" w:date="2026-07-01T15:54:00Z" w16du:dateUtc="2026-07-01T12:54:00Z">
                          <w:rPr>
                            <w:rFonts w:ascii="Cambria Math" w:hAnsi="Cambria Math"/>
                          </w:rPr>
                          <m:t>i</m:t>
                        </w:ins>
                      </m:r>
                    </m:e>
                  </m:d>
                </m:sub>
                <m:sup>
                  <m:r>
                    <w:ins w:id="1482" w:author="Juan Pablo Bernal Tamayo" w:date="2026-07-01T15:54:00Z" w16du:dateUtc="2026-07-01T12:54:00Z">
                      <w:rPr>
                        <w:rFonts w:ascii="Cambria Math" w:hAnsi="Cambria Math"/>
                      </w:rPr>
                      <m:t>​</m:t>
                    </w:ins>
                  </m:r>
                </m:sup>
                <m:e>
                  <m:sSub>
                    <m:sSubPr>
                      <m:ctrlPr>
                        <w:ins w:id="1483" w:author="Juan Pablo Bernal Tamayo" w:date="2026-07-01T15:54:00Z" w16du:dateUtc="2026-07-01T12:54:00Z">
                          <w:rPr>
                            <w:rFonts w:ascii="Cambria Math" w:hAnsi="Cambria Math"/>
                          </w:rPr>
                        </w:ins>
                      </m:ctrlPr>
                    </m:sSubPr>
                    <m:e>
                      <m:r>
                        <w:ins w:id="1484" w:author="Juan Pablo Bernal Tamayo" w:date="2026-07-01T15:54:00Z" w16du:dateUtc="2026-07-01T12:54:00Z">
                          <w:rPr>
                            <w:rFonts w:ascii="Cambria Math" w:hAnsi="Cambria Math"/>
                          </w:rPr>
                          <m:t>w</m:t>
                        </w:ins>
                      </m:r>
                    </m:e>
                    <m:sub>
                      <m:r>
                        <w:ins w:id="1485" w:author="Juan Pablo Bernal Tamayo" w:date="2026-07-01T15:54:00Z" w16du:dateUtc="2026-07-01T12:54:00Z">
                          <w:rPr>
                            <w:rFonts w:ascii="Cambria Math" w:hAnsi="Cambria Math"/>
                          </w:rPr>
                          <m:t>ij</m:t>
                        </w:ins>
                      </m:r>
                    </m:sub>
                  </m:sSub>
                </m:e>
              </m:nary>
              <m:r>
                <w:ins w:id="1486" w:author="Juan Pablo Bernal Tamayo" w:date="2026-07-01T15:54:00Z" w16du:dateUtc="2026-07-01T12:54:00Z">
                  <w:rPr>
                    <w:rFonts w:ascii="Cambria Math" w:hAnsi="Cambria Math"/>
                  </w:rPr>
                  <m:t> </m:t>
                </w:ins>
              </m:r>
              <m:d>
                <m:dPr>
                  <m:ctrlPr>
                    <w:ins w:id="1487" w:author="Juan Pablo Bernal Tamayo" w:date="2026-07-01T15:54:00Z" w16du:dateUtc="2026-07-01T12:54:00Z">
                      <w:rPr>
                        <w:rFonts w:ascii="Cambria Math" w:hAnsi="Cambria Math"/>
                      </w:rPr>
                    </w:ins>
                  </m:ctrlPr>
                </m:dPr>
                <m:e>
                  <m:sSub>
                    <m:sSubPr>
                      <m:ctrlPr>
                        <w:ins w:id="1488" w:author="Juan Pablo Bernal Tamayo" w:date="2026-07-01T15:54:00Z" w16du:dateUtc="2026-07-01T12:54:00Z">
                          <w:rPr>
                            <w:rFonts w:ascii="Cambria Math" w:hAnsi="Cambria Math"/>
                          </w:rPr>
                        </w:ins>
                      </m:ctrlPr>
                    </m:sSubPr>
                    <m:e>
                      <m:r>
                        <w:ins w:id="1489" w:author="Juan Pablo Bernal Tamayo" w:date="2026-07-01T15:54:00Z" w16du:dateUtc="2026-07-01T12:54:00Z">
                          <m:rPr>
                            <m:sty m:val="b"/>
                          </m:rPr>
                          <w:rPr>
                            <w:rFonts w:ascii="Cambria Math" w:hAnsi="Cambria Math"/>
                          </w:rPr>
                          <m:t>e</m:t>
                        </w:ins>
                      </m:r>
                    </m:e>
                    <m:sub>
                      <m:r>
                        <w:ins w:id="1490" w:author="Juan Pablo Bernal Tamayo" w:date="2026-07-01T15:54:00Z" w16du:dateUtc="2026-07-01T12:54:00Z">
                          <w:rPr>
                            <w:rFonts w:ascii="Cambria Math" w:hAnsi="Cambria Math"/>
                          </w:rPr>
                          <m:t>j</m:t>
                        </w:ins>
                      </m:r>
                    </m:sub>
                  </m:sSub>
                  <m:r>
                    <w:ins w:id="1491" w:author="Juan Pablo Bernal Tamayo" w:date="2026-07-01T15:54:00Z" w16du:dateUtc="2026-07-01T12:54:00Z">
                      <m:rPr>
                        <m:sty m:val="p"/>
                      </m:rPr>
                      <w:rPr>
                        <w:rFonts w:ascii="Cambria Math" w:hAnsi="Cambria Math"/>
                      </w:rPr>
                      <m:t>-</m:t>
                    </w:ins>
                  </m:r>
                  <m:sSub>
                    <m:sSubPr>
                      <m:ctrlPr>
                        <w:ins w:id="1492" w:author="Juan Pablo Bernal Tamayo" w:date="2026-07-01T15:54:00Z" w16du:dateUtc="2026-07-01T12:54:00Z">
                          <w:rPr>
                            <w:rFonts w:ascii="Cambria Math" w:hAnsi="Cambria Math"/>
                          </w:rPr>
                        </w:ins>
                      </m:ctrlPr>
                    </m:sSubPr>
                    <m:e>
                      <m:r>
                        <w:ins w:id="1493" w:author="Juan Pablo Bernal Tamayo" w:date="2026-07-01T15:54:00Z" w16du:dateUtc="2026-07-01T12:54:00Z">
                          <m:rPr>
                            <m:sty m:val="b"/>
                          </m:rPr>
                          <w:rPr>
                            <w:rFonts w:ascii="Cambria Math" w:hAnsi="Cambria Math"/>
                          </w:rPr>
                          <m:t>e</m:t>
                        </w:ins>
                      </m:r>
                    </m:e>
                    <m:sub>
                      <m:r>
                        <w:ins w:id="1494" w:author="Juan Pablo Bernal Tamayo" w:date="2026-07-01T15:54:00Z" w16du:dateUtc="2026-07-01T12:54:00Z">
                          <w:rPr>
                            <w:rFonts w:ascii="Cambria Math" w:hAnsi="Cambria Math"/>
                          </w:rPr>
                          <m:t>i</m:t>
                        </w:ins>
                      </m:r>
                    </m:sub>
                  </m:sSub>
                </m:e>
              </m:d>
            </m:num>
            <m:den>
              <m:nary>
                <m:naryPr>
                  <m:chr m:val="∑"/>
                  <m:limLoc m:val="undOvr"/>
                  <m:supHide m:val="1"/>
                  <m:ctrlPr>
                    <w:ins w:id="1495" w:author="Juan Pablo Bernal Tamayo" w:date="2026-07-01T15:54:00Z" w16du:dateUtc="2026-07-01T12:54:00Z">
                      <w:rPr>
                        <w:rFonts w:ascii="Cambria Math" w:hAnsi="Cambria Math"/>
                      </w:rPr>
                    </w:ins>
                  </m:ctrlPr>
                </m:naryPr>
                <m:sub>
                  <m:r>
                    <w:ins w:id="1496" w:author="Juan Pablo Bernal Tamayo" w:date="2026-07-01T15:54:00Z" w16du:dateUtc="2026-07-01T12:54:00Z">
                      <w:rPr>
                        <w:rFonts w:ascii="Cambria Math" w:hAnsi="Cambria Math"/>
                      </w:rPr>
                      <m:t>j</m:t>
                    </w:ins>
                  </m:r>
                  <m:r>
                    <w:ins w:id="1497" w:author="Juan Pablo Bernal Tamayo" w:date="2026-07-01T15:54:00Z" w16du:dateUtc="2026-07-01T12:54:00Z">
                      <m:rPr>
                        <m:scr m:val="script"/>
                        <m:sty m:val="p"/>
                      </m:rPr>
                      <w:rPr>
                        <w:rFonts w:ascii="Cambria Math" w:hAnsi="Cambria Math"/>
                      </w:rPr>
                      <m:t>∈N</m:t>
                    </w:ins>
                  </m:r>
                  <m:d>
                    <m:dPr>
                      <m:ctrlPr>
                        <w:ins w:id="1498" w:author="Juan Pablo Bernal Tamayo" w:date="2026-07-01T15:54:00Z" w16du:dateUtc="2026-07-01T12:54:00Z">
                          <w:rPr>
                            <w:rFonts w:ascii="Cambria Math" w:hAnsi="Cambria Math"/>
                          </w:rPr>
                        </w:ins>
                      </m:ctrlPr>
                    </m:dPr>
                    <m:e>
                      <m:r>
                        <w:ins w:id="1499" w:author="Juan Pablo Bernal Tamayo" w:date="2026-07-01T15:54:00Z" w16du:dateUtc="2026-07-01T12:54:00Z">
                          <w:rPr>
                            <w:rFonts w:ascii="Cambria Math" w:hAnsi="Cambria Math"/>
                          </w:rPr>
                          <m:t>i</m:t>
                        </w:ins>
                      </m:r>
                    </m:e>
                  </m:d>
                </m:sub>
                <m:sup>
                  <m:r>
                    <w:ins w:id="1500" w:author="Juan Pablo Bernal Tamayo" w:date="2026-07-01T15:54:00Z" w16du:dateUtc="2026-07-01T12:54:00Z">
                      <w:rPr>
                        <w:rFonts w:ascii="Cambria Math" w:hAnsi="Cambria Math"/>
                      </w:rPr>
                      <m:t>​</m:t>
                    </w:ins>
                  </m:r>
                </m:sup>
                <m:e>
                  <m:sSub>
                    <m:sSubPr>
                      <m:ctrlPr>
                        <w:ins w:id="1501" w:author="Juan Pablo Bernal Tamayo" w:date="2026-07-01T15:54:00Z" w16du:dateUtc="2026-07-01T12:54:00Z">
                          <w:rPr>
                            <w:rFonts w:ascii="Cambria Math" w:hAnsi="Cambria Math"/>
                          </w:rPr>
                        </w:ins>
                      </m:ctrlPr>
                    </m:sSubPr>
                    <m:e>
                      <m:r>
                        <w:ins w:id="1502" w:author="Juan Pablo Bernal Tamayo" w:date="2026-07-01T15:54:00Z" w16du:dateUtc="2026-07-01T12:54:00Z">
                          <w:rPr>
                            <w:rFonts w:ascii="Cambria Math" w:hAnsi="Cambria Math"/>
                          </w:rPr>
                          <m:t>w</m:t>
                        </w:ins>
                      </m:r>
                    </m:e>
                    <m:sub>
                      <m:r>
                        <w:ins w:id="1503" w:author="Juan Pablo Bernal Tamayo" w:date="2026-07-01T15:54:00Z" w16du:dateUtc="2026-07-01T12:54:00Z">
                          <w:rPr>
                            <w:rFonts w:ascii="Cambria Math" w:hAnsi="Cambria Math"/>
                          </w:rPr>
                          <m:t>ij</m:t>
                        </w:ins>
                      </m:r>
                    </m:sub>
                  </m:sSub>
                </m:e>
              </m:nary>
            </m:den>
          </m:f>
        </m:oMath>
      </m:oMathPara>
    </w:p>
    <w:p w14:paraId="72B48B5D" w14:textId="77777777" w:rsidR="00C90F96" w:rsidRDefault="00C90F96" w:rsidP="00C90F96">
      <w:pPr>
        <w:pStyle w:val="FirstParagraph"/>
        <w:rPr>
          <w:ins w:id="1504" w:author="Juan Pablo Bernal Tamayo" w:date="2026-07-01T15:54:00Z" w16du:dateUtc="2026-07-01T12:54:00Z"/>
        </w:rPr>
      </w:pPr>
      <w:ins w:id="1505" w:author="Juan Pablo Bernal Tamayo" w:date="2026-07-01T15:54:00Z" w16du:dateUtc="2026-07-01T12:54:00Z">
        <w:r>
          <w:t xml:space="preserve">where </w:t>
        </w:r>
      </w:ins>
      <m:oMath>
        <m:sSub>
          <m:sSubPr>
            <m:ctrlPr>
              <w:ins w:id="1506" w:author="Juan Pablo Bernal Tamayo" w:date="2026-07-01T15:54:00Z" w16du:dateUtc="2026-07-01T12:54:00Z">
                <w:rPr>
                  <w:rFonts w:ascii="Cambria Math" w:hAnsi="Cambria Math"/>
                </w:rPr>
              </w:ins>
            </m:ctrlPr>
          </m:sSubPr>
          <m:e>
            <m:r>
              <w:ins w:id="1507" w:author="Juan Pablo Bernal Tamayo" w:date="2026-07-01T15:54:00Z" w16du:dateUtc="2026-07-01T12:54:00Z">
                <m:rPr>
                  <m:sty m:val="b"/>
                </m:rPr>
                <w:rPr>
                  <w:rFonts w:ascii="Cambria Math" w:hAnsi="Cambria Math"/>
                </w:rPr>
                <m:t>e</m:t>
              </w:ins>
            </m:r>
          </m:e>
          <m:sub>
            <m:r>
              <w:ins w:id="1508" w:author="Juan Pablo Bernal Tamayo" w:date="2026-07-01T15:54:00Z" w16du:dateUtc="2026-07-01T12:54:00Z">
                <w:rPr>
                  <w:rFonts w:ascii="Cambria Math" w:hAnsi="Cambria Math"/>
                </w:rPr>
                <m:t>i</m:t>
              </w:ins>
            </m:r>
          </m:sub>
        </m:sSub>
      </m:oMath>
      <w:ins w:id="1509" w:author="Juan Pablo Bernal Tamayo" w:date="2026-07-01T15:54:00Z" w16du:dateUtc="2026-07-01T12:54:00Z">
        <w:r>
          <w:t xml:space="preserve"> is the 2D embedding coordinate of cell </w:t>
        </w:r>
      </w:ins>
      <m:oMath>
        <m:r>
          <w:ins w:id="1510" w:author="Juan Pablo Bernal Tamayo" w:date="2026-07-01T15:54:00Z" w16du:dateUtc="2026-07-01T12:54:00Z">
            <w:rPr>
              <w:rFonts w:ascii="Cambria Math" w:hAnsi="Cambria Math"/>
            </w:rPr>
            <m:t>i</m:t>
          </w:ins>
        </m:r>
      </m:oMath>
      <w:ins w:id="1511" w:author="Juan Pablo Bernal Tamayo" w:date="2026-07-01T15:54:00Z" w16du:dateUtc="2026-07-01T12:54:00Z">
        <w:r>
          <w:t>.</w:t>
        </w:r>
      </w:ins>
    </w:p>
    <w:p w14:paraId="13537103" w14:textId="77777777" w:rsidR="00C90F96" w:rsidRDefault="00C90F96" w:rsidP="00C90F96">
      <w:pPr>
        <w:pStyle w:val="BodyText"/>
        <w:rPr>
          <w:ins w:id="1512" w:author="Juan Pablo Bernal Tamayo" w:date="2026-07-01T15:54:00Z" w16du:dateUtc="2026-07-01T12:54:00Z"/>
        </w:rPr>
      </w:pPr>
      <w:ins w:id="1513" w:author="Juan Pablo Bernal Tamayo" w:date="2026-07-01T15:54:00Z" w16du:dateUtc="2026-07-01T12:54:00Z">
        <w:r>
          <w:rPr>
            <w:b/>
            <w:bCs/>
          </w:rPr>
          <w:t>Method 2 — Embedding-space correlation (CellOracle-style).</w:t>
        </w:r>
        <w:r>
          <w:t xml:space="preserve"> Neighbors are identified in 2D embedding space. For each neighbor </w:t>
        </w:r>
      </w:ins>
      <m:oMath>
        <m:r>
          <w:ins w:id="1514" w:author="Juan Pablo Bernal Tamayo" w:date="2026-07-01T15:54:00Z" w16du:dateUtc="2026-07-01T12:54:00Z">
            <w:rPr>
              <w:rFonts w:ascii="Cambria Math" w:hAnsi="Cambria Math"/>
            </w:rPr>
            <m:t>j</m:t>
          </w:ins>
        </m:r>
      </m:oMath>
      <w:ins w:id="1515" w:author="Juan Pablo Bernal Tamayo" w:date="2026-07-01T15:54:00Z" w16du:dateUtc="2026-07-01T12:54:00Z">
        <w:r>
          <w:t xml:space="preserve"> of cell </w:t>
        </w:r>
      </w:ins>
      <m:oMath>
        <m:r>
          <w:ins w:id="1516" w:author="Juan Pablo Bernal Tamayo" w:date="2026-07-01T15:54:00Z" w16du:dateUtc="2026-07-01T12:54:00Z">
            <w:rPr>
              <w:rFonts w:ascii="Cambria Math" w:hAnsi="Cambria Math"/>
            </w:rPr>
            <m:t>i</m:t>
          </w:ins>
        </m:r>
      </m:oMath>
      <w:ins w:id="1517" w:author="Juan Pablo Bernal Tamayo" w:date="2026-07-01T15:54:00Z" w16du:dateUtc="2026-07-01T12:54:00Z">
        <w:r>
          <w:t xml:space="preserve">, the Pearson correlation </w:t>
        </w:r>
      </w:ins>
      <m:oMath>
        <m:r>
          <w:ins w:id="1518" w:author="Juan Pablo Bernal Tamayo" w:date="2026-07-01T15:54:00Z" w16du:dateUtc="2026-07-01T12:54:00Z">
            <w:rPr>
              <w:rFonts w:ascii="Cambria Math" w:hAnsi="Cambria Math"/>
            </w:rPr>
            <m:t>ρ</m:t>
          </w:ins>
        </m:r>
        <m:d>
          <m:dPr>
            <m:ctrlPr>
              <w:ins w:id="1519" w:author="Juan Pablo Bernal Tamayo" w:date="2026-07-01T15:54:00Z" w16du:dateUtc="2026-07-01T12:54:00Z">
                <w:rPr>
                  <w:rFonts w:ascii="Cambria Math" w:hAnsi="Cambria Math"/>
                </w:rPr>
              </w:ins>
            </m:ctrlPr>
          </m:dPr>
          <m:e>
            <m:r>
              <w:ins w:id="1520" w:author="Juan Pablo Bernal Tamayo" w:date="2026-07-01T15:54:00Z" w16du:dateUtc="2026-07-01T12:54:00Z">
                <w:rPr>
                  <w:rFonts w:ascii="Cambria Math" w:hAnsi="Cambria Math"/>
                </w:rPr>
                <m:t>Δ</m:t>
              </w:ins>
            </m:r>
            <m:sSub>
              <m:sSubPr>
                <m:ctrlPr>
                  <w:ins w:id="1521" w:author="Juan Pablo Bernal Tamayo" w:date="2026-07-01T15:54:00Z" w16du:dateUtc="2026-07-01T12:54:00Z">
                    <w:rPr>
                      <w:rFonts w:ascii="Cambria Math" w:hAnsi="Cambria Math"/>
                    </w:rPr>
                  </w:ins>
                </m:ctrlPr>
              </m:sSubPr>
              <m:e>
                <m:r>
                  <w:ins w:id="1522" w:author="Juan Pablo Bernal Tamayo" w:date="2026-07-01T15:54:00Z" w16du:dateUtc="2026-07-01T12:54:00Z">
                    <m:rPr>
                      <m:sty m:val="b"/>
                    </m:rPr>
                    <w:rPr>
                      <w:rFonts w:ascii="Cambria Math" w:hAnsi="Cambria Math"/>
                    </w:rPr>
                    <m:t>x</m:t>
                  </w:ins>
                </m:r>
              </m:e>
              <m:sub>
                <m:r>
                  <w:ins w:id="1523" w:author="Juan Pablo Bernal Tamayo" w:date="2026-07-01T15:54:00Z" w16du:dateUtc="2026-07-01T12:54:00Z">
                    <w:rPr>
                      <w:rFonts w:ascii="Cambria Math" w:hAnsi="Cambria Math"/>
                    </w:rPr>
                    <m:t>i</m:t>
                  </w:ins>
                </m:r>
              </m:sub>
            </m:sSub>
            <m:r>
              <w:ins w:id="1524" w:author="Juan Pablo Bernal Tamayo" w:date="2026-07-01T15:54:00Z" w16du:dateUtc="2026-07-01T12:54:00Z">
                <m:rPr>
                  <m:sty m:val="p"/>
                </m:rPr>
                <w:rPr>
                  <w:rFonts w:ascii="Cambria Math" w:hAnsi="Cambria Math"/>
                </w:rPr>
                <m:t>,</m:t>
              </w:ins>
            </m:r>
            <m:r>
              <w:ins w:id="1525" w:author="Juan Pablo Bernal Tamayo" w:date="2026-07-01T15:54:00Z" w16du:dateUtc="2026-07-01T12:54:00Z">
                <w:rPr>
                  <w:rFonts w:ascii="Cambria Math" w:hAnsi="Cambria Math"/>
                </w:rPr>
                <m:t> </m:t>
              </w:ins>
            </m:r>
            <m:sSub>
              <m:sSubPr>
                <m:ctrlPr>
                  <w:ins w:id="1526" w:author="Juan Pablo Bernal Tamayo" w:date="2026-07-01T15:54:00Z" w16du:dateUtc="2026-07-01T12:54:00Z">
                    <w:rPr>
                      <w:rFonts w:ascii="Cambria Math" w:hAnsi="Cambria Math"/>
                    </w:rPr>
                  </w:ins>
                </m:ctrlPr>
              </m:sSubPr>
              <m:e>
                <m:r>
                  <w:ins w:id="1527" w:author="Juan Pablo Bernal Tamayo" w:date="2026-07-01T15:54:00Z" w16du:dateUtc="2026-07-01T12:54:00Z">
                    <m:rPr>
                      <m:sty m:val="b"/>
                    </m:rPr>
                    <w:rPr>
                      <w:rFonts w:ascii="Cambria Math" w:hAnsi="Cambria Math"/>
                    </w:rPr>
                    <m:t>x</m:t>
                  </w:ins>
                </m:r>
              </m:e>
              <m:sub>
                <m:r>
                  <w:ins w:id="1528" w:author="Juan Pablo Bernal Tamayo" w:date="2026-07-01T15:54:00Z" w16du:dateUtc="2026-07-01T12:54:00Z">
                    <w:rPr>
                      <w:rFonts w:ascii="Cambria Math" w:hAnsi="Cambria Math"/>
                    </w:rPr>
                    <m:t>j</m:t>
                  </w:ins>
                </m:r>
              </m:sub>
            </m:sSub>
            <m:r>
              <w:ins w:id="1529" w:author="Juan Pablo Bernal Tamayo" w:date="2026-07-01T15:54:00Z" w16du:dateUtc="2026-07-01T12:54:00Z">
                <m:rPr>
                  <m:sty m:val="p"/>
                </m:rPr>
                <w:rPr>
                  <w:rFonts w:ascii="Cambria Math" w:hAnsi="Cambria Math"/>
                </w:rPr>
                <m:t>-</m:t>
              </w:ins>
            </m:r>
            <m:sSub>
              <m:sSubPr>
                <m:ctrlPr>
                  <w:ins w:id="1530" w:author="Juan Pablo Bernal Tamayo" w:date="2026-07-01T15:54:00Z" w16du:dateUtc="2026-07-01T12:54:00Z">
                    <w:rPr>
                      <w:rFonts w:ascii="Cambria Math" w:hAnsi="Cambria Math"/>
                    </w:rPr>
                  </w:ins>
                </m:ctrlPr>
              </m:sSubPr>
              <m:e>
                <m:r>
                  <w:ins w:id="1531" w:author="Juan Pablo Bernal Tamayo" w:date="2026-07-01T15:54:00Z" w16du:dateUtc="2026-07-01T12:54:00Z">
                    <m:rPr>
                      <m:sty m:val="b"/>
                    </m:rPr>
                    <w:rPr>
                      <w:rFonts w:ascii="Cambria Math" w:hAnsi="Cambria Math"/>
                    </w:rPr>
                    <m:t>x</m:t>
                  </w:ins>
                </m:r>
              </m:e>
              <m:sub>
                <m:r>
                  <w:ins w:id="1532" w:author="Juan Pablo Bernal Tamayo" w:date="2026-07-01T15:54:00Z" w16du:dateUtc="2026-07-01T12:54:00Z">
                    <w:rPr>
                      <w:rFonts w:ascii="Cambria Math" w:hAnsi="Cambria Math"/>
                    </w:rPr>
                    <m:t>i</m:t>
                  </w:ins>
                </m:r>
              </m:sub>
            </m:sSub>
          </m:e>
        </m:d>
      </m:oMath>
      <w:ins w:id="1533" w:author="Juan Pablo Bernal Tamayo" w:date="2026-07-01T15:54:00Z" w16du:dateUtc="2026-07-01T12:54:00Z">
        <w:r>
          <w:t xml:space="preserve"> is computed in gene space. Transition probabilities are obtained via a softmax-like kernel:</w:t>
        </w:r>
      </w:ins>
    </w:p>
    <w:p w14:paraId="03234E18" w14:textId="77777777" w:rsidR="00C90F96" w:rsidRDefault="00C90F96" w:rsidP="00C90F96">
      <w:pPr>
        <w:pStyle w:val="BodyText"/>
        <w:rPr>
          <w:ins w:id="1534" w:author="Juan Pablo Bernal Tamayo" w:date="2026-07-01T15:54:00Z" w16du:dateUtc="2026-07-01T12:54:00Z"/>
        </w:rPr>
      </w:pPr>
      <m:oMathPara>
        <m:oMathParaPr>
          <m:jc m:val="center"/>
        </m:oMathParaPr>
        <m:oMath>
          <m:sSub>
            <m:sSubPr>
              <m:ctrlPr>
                <w:ins w:id="1535" w:author="Juan Pablo Bernal Tamayo" w:date="2026-07-01T15:54:00Z" w16du:dateUtc="2026-07-01T12:54:00Z">
                  <w:rPr>
                    <w:rFonts w:ascii="Cambria Math" w:hAnsi="Cambria Math"/>
                  </w:rPr>
                </w:ins>
              </m:ctrlPr>
            </m:sSubPr>
            <m:e>
              <m:r>
                <w:ins w:id="1536" w:author="Juan Pablo Bernal Tamayo" w:date="2026-07-01T15:54:00Z" w16du:dateUtc="2026-07-01T12:54:00Z">
                  <w:rPr>
                    <w:rFonts w:ascii="Cambria Math" w:hAnsi="Cambria Math"/>
                  </w:rPr>
                  <m:t>p</m:t>
                </w:ins>
              </m:r>
            </m:e>
            <m:sub>
              <m:r>
                <w:ins w:id="1537" w:author="Juan Pablo Bernal Tamayo" w:date="2026-07-01T15:54:00Z" w16du:dateUtc="2026-07-01T12:54:00Z">
                  <w:rPr>
                    <w:rFonts w:ascii="Cambria Math" w:hAnsi="Cambria Math"/>
                  </w:rPr>
                  <m:t>ij</m:t>
                </w:ins>
              </m:r>
            </m:sub>
          </m:sSub>
          <m:r>
            <w:ins w:id="1538" w:author="Juan Pablo Bernal Tamayo" w:date="2026-07-01T15:54:00Z" w16du:dateUtc="2026-07-01T12:54:00Z">
              <m:rPr>
                <m:sty m:val="p"/>
              </m:rPr>
              <w:rPr>
                <w:rFonts w:ascii="Cambria Math" w:hAnsi="Cambria Math"/>
              </w:rPr>
              <m:t>∝exp</m:t>
            </w:ins>
          </m:r>
          <m:r>
            <w:ins w:id="1539" w:author="Juan Pablo Bernal Tamayo" w:date="2026-07-01T15:54:00Z" w16du:dateUtc="2026-07-01T12:54:00Z">
              <w:rPr>
                <w:rFonts w:ascii="Cambria Math" w:hAnsi="Cambria Math"/>
              </w:rPr>
              <m:t>​</m:t>
            </w:ins>
          </m:r>
          <m:d>
            <m:dPr>
              <m:ctrlPr>
                <w:ins w:id="1540" w:author="Juan Pablo Bernal Tamayo" w:date="2026-07-01T15:54:00Z" w16du:dateUtc="2026-07-01T12:54:00Z">
                  <w:rPr>
                    <w:rFonts w:ascii="Cambria Math" w:hAnsi="Cambria Math"/>
                  </w:rPr>
                </w:ins>
              </m:ctrlPr>
            </m:dPr>
            <m:e>
              <m:r>
                <w:ins w:id="1541" w:author="Juan Pablo Bernal Tamayo" w:date="2026-07-01T15:54:00Z" w16du:dateUtc="2026-07-01T12:54:00Z">
                  <w:rPr>
                    <w:rFonts w:ascii="Cambria Math" w:hAnsi="Cambria Math"/>
                  </w:rPr>
                  <m:t>ρ</m:t>
                </w:ins>
              </m:r>
              <m:d>
                <m:dPr>
                  <m:ctrlPr>
                    <w:ins w:id="1542" w:author="Juan Pablo Bernal Tamayo" w:date="2026-07-01T15:54:00Z" w16du:dateUtc="2026-07-01T12:54:00Z">
                      <w:rPr>
                        <w:rFonts w:ascii="Cambria Math" w:hAnsi="Cambria Math"/>
                      </w:rPr>
                    </w:ins>
                  </m:ctrlPr>
                </m:dPr>
                <m:e>
                  <m:r>
                    <w:ins w:id="1543" w:author="Juan Pablo Bernal Tamayo" w:date="2026-07-01T15:54:00Z" w16du:dateUtc="2026-07-01T12:54:00Z">
                      <w:rPr>
                        <w:rFonts w:ascii="Cambria Math" w:hAnsi="Cambria Math"/>
                      </w:rPr>
                      <m:t>Δ</m:t>
                    </w:ins>
                  </m:r>
                  <m:sSub>
                    <m:sSubPr>
                      <m:ctrlPr>
                        <w:ins w:id="1544" w:author="Juan Pablo Bernal Tamayo" w:date="2026-07-01T15:54:00Z" w16du:dateUtc="2026-07-01T12:54:00Z">
                          <w:rPr>
                            <w:rFonts w:ascii="Cambria Math" w:hAnsi="Cambria Math"/>
                          </w:rPr>
                        </w:ins>
                      </m:ctrlPr>
                    </m:sSubPr>
                    <m:e>
                      <m:r>
                        <w:ins w:id="1545" w:author="Juan Pablo Bernal Tamayo" w:date="2026-07-01T15:54:00Z" w16du:dateUtc="2026-07-01T12:54:00Z">
                          <m:rPr>
                            <m:sty m:val="b"/>
                          </m:rPr>
                          <w:rPr>
                            <w:rFonts w:ascii="Cambria Math" w:hAnsi="Cambria Math"/>
                          </w:rPr>
                          <m:t>x</m:t>
                        </w:ins>
                      </m:r>
                    </m:e>
                    <m:sub>
                      <m:r>
                        <w:ins w:id="1546" w:author="Juan Pablo Bernal Tamayo" w:date="2026-07-01T15:54:00Z" w16du:dateUtc="2026-07-01T12:54:00Z">
                          <w:rPr>
                            <w:rFonts w:ascii="Cambria Math" w:hAnsi="Cambria Math"/>
                          </w:rPr>
                          <m:t>i</m:t>
                        </w:ins>
                      </m:r>
                    </m:sub>
                  </m:sSub>
                  <m:r>
                    <w:ins w:id="1547" w:author="Juan Pablo Bernal Tamayo" w:date="2026-07-01T15:54:00Z" w16du:dateUtc="2026-07-01T12:54:00Z">
                      <m:rPr>
                        <m:sty m:val="p"/>
                      </m:rPr>
                      <w:rPr>
                        <w:rFonts w:ascii="Cambria Math" w:hAnsi="Cambria Math"/>
                      </w:rPr>
                      <m:t>,</m:t>
                    </w:ins>
                  </m:r>
                  <m:r>
                    <w:ins w:id="1548" w:author="Juan Pablo Bernal Tamayo" w:date="2026-07-01T15:54:00Z" w16du:dateUtc="2026-07-01T12:54:00Z">
                      <w:rPr>
                        <w:rFonts w:ascii="Cambria Math" w:hAnsi="Cambria Math"/>
                      </w:rPr>
                      <m:t> </m:t>
                    </w:ins>
                  </m:r>
                  <m:sSub>
                    <m:sSubPr>
                      <m:ctrlPr>
                        <w:ins w:id="1549" w:author="Juan Pablo Bernal Tamayo" w:date="2026-07-01T15:54:00Z" w16du:dateUtc="2026-07-01T12:54:00Z">
                          <w:rPr>
                            <w:rFonts w:ascii="Cambria Math" w:hAnsi="Cambria Math"/>
                          </w:rPr>
                        </w:ins>
                      </m:ctrlPr>
                    </m:sSubPr>
                    <m:e>
                      <m:r>
                        <w:ins w:id="1550" w:author="Juan Pablo Bernal Tamayo" w:date="2026-07-01T15:54:00Z" w16du:dateUtc="2026-07-01T12:54:00Z">
                          <m:rPr>
                            <m:sty m:val="b"/>
                          </m:rPr>
                          <w:rPr>
                            <w:rFonts w:ascii="Cambria Math" w:hAnsi="Cambria Math"/>
                          </w:rPr>
                          <m:t>x</m:t>
                        </w:ins>
                      </m:r>
                    </m:e>
                    <m:sub>
                      <m:r>
                        <w:ins w:id="1551" w:author="Juan Pablo Bernal Tamayo" w:date="2026-07-01T15:54:00Z" w16du:dateUtc="2026-07-01T12:54:00Z">
                          <w:rPr>
                            <w:rFonts w:ascii="Cambria Math" w:hAnsi="Cambria Math"/>
                          </w:rPr>
                          <m:t>j</m:t>
                        </w:ins>
                      </m:r>
                    </m:sub>
                  </m:sSub>
                  <m:r>
                    <w:ins w:id="1552" w:author="Juan Pablo Bernal Tamayo" w:date="2026-07-01T15:54:00Z" w16du:dateUtc="2026-07-01T12:54:00Z">
                      <m:rPr>
                        <m:sty m:val="p"/>
                      </m:rPr>
                      <w:rPr>
                        <w:rFonts w:ascii="Cambria Math" w:hAnsi="Cambria Math"/>
                      </w:rPr>
                      <m:t>-</m:t>
                    </w:ins>
                  </m:r>
                  <m:sSub>
                    <m:sSubPr>
                      <m:ctrlPr>
                        <w:ins w:id="1553" w:author="Juan Pablo Bernal Tamayo" w:date="2026-07-01T15:54:00Z" w16du:dateUtc="2026-07-01T12:54:00Z">
                          <w:rPr>
                            <w:rFonts w:ascii="Cambria Math" w:hAnsi="Cambria Math"/>
                          </w:rPr>
                        </w:ins>
                      </m:ctrlPr>
                    </m:sSubPr>
                    <m:e>
                      <m:r>
                        <w:ins w:id="1554" w:author="Juan Pablo Bernal Tamayo" w:date="2026-07-01T15:54:00Z" w16du:dateUtc="2026-07-01T12:54:00Z">
                          <m:rPr>
                            <m:sty m:val="b"/>
                          </m:rPr>
                          <w:rPr>
                            <w:rFonts w:ascii="Cambria Math" w:hAnsi="Cambria Math"/>
                          </w:rPr>
                          <m:t>x</m:t>
                        </w:ins>
                      </m:r>
                    </m:e>
                    <m:sub>
                      <m:r>
                        <w:ins w:id="1555" w:author="Juan Pablo Bernal Tamayo" w:date="2026-07-01T15:54:00Z" w16du:dateUtc="2026-07-01T12:54:00Z">
                          <w:rPr>
                            <w:rFonts w:ascii="Cambria Math" w:hAnsi="Cambria Math"/>
                          </w:rPr>
                          <m:t>i</m:t>
                        </w:ins>
                      </m:r>
                    </m:sub>
                  </m:sSub>
                </m:e>
              </m:d>
              <m:r>
                <w:ins w:id="1556" w:author="Juan Pablo Bernal Tamayo" w:date="2026-07-01T15:54:00Z" w16du:dateUtc="2026-07-01T12:54:00Z">
                  <w:rPr>
                    <w:rFonts w:ascii="Cambria Math" w:hAnsi="Cambria Math"/>
                  </w:rPr>
                  <m:t> </m:t>
                </w:ins>
              </m:r>
              <m:r>
                <w:ins w:id="1557" w:author="Juan Pablo Bernal Tamayo" w:date="2026-07-01T15:54:00Z" w16du:dateUtc="2026-07-01T12:54:00Z">
                  <m:rPr>
                    <m:sty m:val="p"/>
                  </m:rPr>
                  <w:rPr>
                    <w:rFonts w:ascii="Cambria Math" w:hAnsi="Cambria Math"/>
                  </w:rPr>
                  <m:t>/</m:t>
                </w:ins>
              </m:r>
              <m:r>
                <w:ins w:id="1558" w:author="Juan Pablo Bernal Tamayo" w:date="2026-07-01T15:54:00Z" w16du:dateUtc="2026-07-01T12:54:00Z">
                  <w:rPr>
                    <w:rFonts w:ascii="Cambria Math" w:hAnsi="Cambria Math"/>
                  </w:rPr>
                  <m:t> </m:t>
                </w:ins>
              </m:r>
              <m:sSub>
                <m:sSubPr>
                  <m:ctrlPr>
                    <w:ins w:id="1559" w:author="Juan Pablo Bernal Tamayo" w:date="2026-07-01T15:54:00Z" w16du:dateUtc="2026-07-01T12:54:00Z">
                      <w:rPr>
                        <w:rFonts w:ascii="Cambria Math" w:hAnsi="Cambria Math"/>
                      </w:rPr>
                    </w:ins>
                  </m:ctrlPr>
                </m:sSubPr>
                <m:e>
                  <m:r>
                    <w:ins w:id="1560" w:author="Juan Pablo Bernal Tamayo" w:date="2026-07-01T15:54:00Z" w16du:dateUtc="2026-07-01T12:54:00Z">
                      <w:rPr>
                        <w:rFonts w:ascii="Cambria Math" w:hAnsi="Cambria Math"/>
                      </w:rPr>
                      <m:t>σ</m:t>
                    </w:ins>
                  </m:r>
                </m:e>
                <m:sub>
                  <m:r>
                    <w:ins w:id="1561" w:author="Juan Pablo Bernal Tamayo" w:date="2026-07-01T15:54:00Z" w16du:dateUtc="2026-07-01T12:54:00Z">
                      <w:rPr>
                        <w:rFonts w:ascii="Cambria Math" w:hAnsi="Cambria Math"/>
                      </w:rPr>
                      <m:t>ρ</m:t>
                    </w:ins>
                  </m:r>
                </m:sub>
              </m:sSub>
            </m:e>
          </m:d>
        </m:oMath>
      </m:oMathPara>
    </w:p>
    <w:p w14:paraId="7C77A590" w14:textId="77777777" w:rsidR="00C90F96" w:rsidRDefault="00C90F96" w:rsidP="00C90F96">
      <w:pPr>
        <w:pStyle w:val="FirstParagraph"/>
        <w:rPr>
          <w:ins w:id="1562" w:author="Juan Pablo Bernal Tamayo" w:date="2026-07-01T15:54:00Z" w16du:dateUtc="2026-07-01T12:54:00Z"/>
        </w:rPr>
      </w:pPr>
      <w:ins w:id="1563" w:author="Juan Pablo Bernal Tamayo" w:date="2026-07-01T15:54:00Z" w16du:dateUtc="2026-07-01T12:54:00Z">
        <w:r>
          <w:t xml:space="preserve">where </w:t>
        </w:r>
      </w:ins>
      <m:oMath>
        <m:sSub>
          <m:sSubPr>
            <m:ctrlPr>
              <w:ins w:id="1564" w:author="Juan Pablo Bernal Tamayo" w:date="2026-07-01T15:54:00Z" w16du:dateUtc="2026-07-01T12:54:00Z">
                <w:rPr>
                  <w:rFonts w:ascii="Cambria Math" w:hAnsi="Cambria Math"/>
                </w:rPr>
              </w:ins>
            </m:ctrlPr>
          </m:sSubPr>
          <m:e>
            <m:r>
              <w:ins w:id="1565" w:author="Juan Pablo Bernal Tamayo" w:date="2026-07-01T15:54:00Z" w16du:dateUtc="2026-07-01T12:54:00Z">
                <w:rPr>
                  <w:rFonts w:ascii="Cambria Math" w:hAnsi="Cambria Math"/>
                </w:rPr>
                <m:t>σ</m:t>
              </w:ins>
            </m:r>
          </m:e>
          <m:sub>
            <m:r>
              <w:ins w:id="1566" w:author="Juan Pablo Bernal Tamayo" w:date="2026-07-01T15:54:00Z" w16du:dateUtc="2026-07-01T12:54:00Z">
                <w:rPr>
                  <w:rFonts w:ascii="Cambria Math" w:hAnsi="Cambria Math"/>
                </w:rPr>
                <m:t>ρ</m:t>
              </w:ins>
            </m:r>
          </m:sub>
        </m:sSub>
      </m:oMath>
      <w:ins w:id="1567" w:author="Juan Pablo Bernal Tamayo" w:date="2026-07-01T15:54:00Z" w16du:dateUtc="2026-07-01T12:54:00Z">
        <w:r>
          <w:t xml:space="preserve"> is a bandwidth parameter. The embedded flow is the probability-weighted mean displacement minus the uniform-KNN baseline, following the transition-probability formulation of RNA velocity [ref]. For computational efficiency, a random fraction of neighbors is sampled per cell.</w:t>
        </w:r>
      </w:ins>
    </w:p>
    <w:p w14:paraId="15178406" w14:textId="77777777" w:rsidR="00C90F96" w:rsidRDefault="00C90F96" w:rsidP="00C90F96">
      <w:pPr>
        <w:pStyle w:val="BodyText"/>
        <w:rPr>
          <w:ins w:id="1568" w:author="Juan Pablo Bernal Tamayo" w:date="2026-07-01T15:54:00Z" w16du:dateUtc="2026-07-01T12:54:00Z"/>
        </w:rPr>
      </w:pPr>
      <w:ins w:id="1569" w:author="Juan Pablo Bernal Tamayo" w:date="2026-07-01T15:54:00Z" w16du:dateUtc="2026-07-01T12:54:00Z">
        <w:r>
          <w:t xml:space="preserve">The two methods are accessed via </w:t>
        </w:r>
        <w:r>
          <w:rPr>
            <w:rStyle w:val="VerbatimChar"/>
          </w:rPr>
          <w:t>method='hopfield'</w:t>
        </w:r>
        <w:r>
          <w:t xml:space="preserve"> (Method 1) and </w:t>
        </w:r>
        <w:r>
          <w:rPr>
            <w:rStyle w:val="VerbatimChar"/>
          </w:rPr>
          <w:t>method='celloracle'</w:t>
        </w:r>
        <w:r>
          <w:t xml:space="preserve"> (Method 2) in </w:t>
        </w:r>
        <w:r>
          <w:rPr>
            <w:rStyle w:val="VerbatimChar"/>
          </w:rPr>
          <w:t>sch.tl.calculate_flow</w:t>
        </w:r>
        <w:r>
          <w:t>. Method 1 uses the Hopfield model’s own velocity field and aligns perturbations with the gene-space geometry; Method 2 replicates the CellOracle/scVelo embedding approach and is provided for comparability.</w:t>
        </w:r>
      </w:ins>
    </w:p>
    <w:p w14:paraId="3A743950" w14:textId="7B14C372" w:rsidR="00DA1B97" w:rsidDel="00C90F96" w:rsidRDefault="00674E62">
      <w:pPr>
        <w:pStyle w:val="FirstParagraph"/>
        <w:rPr>
          <w:del w:id="1570" w:author="Juan Pablo Bernal Tamayo" w:date="2026-07-01T15:54:00Z" w16du:dateUtc="2026-07-01T12:54:00Z"/>
        </w:rPr>
      </w:pPr>
      <w:del w:id="1571" w:author="Juan Pablo Bernal Tamayo" w:date="2026-07-01T15:54:00Z" w16du:dateUtc="2026-07-01T12:54:00Z">
        <w:r w:rsidDel="00C90F96">
          <w:delText xml:space="preserve">Perturbation-induced expression changes </w:delText>
        </w:r>
      </w:del>
      <m:oMath>
        <m:r>
          <w:del w:id="1572" w:author="Juan Pablo Bernal Tamayo" w:date="2026-07-01T15:54:00Z" w16du:dateUtc="2026-07-01T12:54:00Z">
            <w:rPr>
              <w:rFonts w:ascii="Cambria Math" w:hAnsi="Cambria Math"/>
            </w:rPr>
            <m:t>ΔX</m:t>
          </w:del>
        </m:r>
      </m:oMath>
      <w:del w:id="1573" w:author="Juan Pablo Bernal Tamayo" w:date="2026-07-01T15:54:00Z" w16du:dateUtc="2026-07-01T12:54:00Z">
        <w:r w:rsidDel="00C90F96">
          <w:delText xml:space="preserve"> (from either GRN propagation or ODE simulation) are projected onto the two-dimensional embedding to produce a vector field visuali</w:delText>
        </w:r>
      </w:del>
      <w:del w:id="1574" w:author="Juan Pablo Bernal Tamayo" w:date="2026-06-05T13:30:00Z" w16du:dateUtc="2026-06-05T10:30:00Z">
        <w:r w:rsidDel="00E2350D">
          <w:delText>s</w:delText>
        </w:r>
      </w:del>
      <w:del w:id="1575" w:author="Juan Pablo Bernal Tamayo" w:date="2026-07-01T15:54:00Z" w16du:dateUtc="2026-07-01T12:54:00Z">
        <w:r w:rsidDel="00C90F96">
          <w:delText xml:space="preserve">ation. For each cell </w:delText>
        </w:r>
      </w:del>
      <m:oMath>
        <m:r>
          <w:del w:id="1576" w:author="Juan Pablo Bernal Tamayo" w:date="2026-07-01T15:54:00Z" w16du:dateUtc="2026-07-01T12:54:00Z">
            <w:rPr>
              <w:rFonts w:ascii="Cambria Math" w:hAnsi="Cambria Math"/>
            </w:rPr>
            <m:t>i</m:t>
          </w:del>
        </m:r>
      </m:oMath>
      <w:del w:id="1577" w:author="Juan Pablo Bernal Tamayo" w:date="2026-07-01T15:54:00Z" w16du:dateUtc="2026-07-01T12:54:00Z">
        <w:r w:rsidDel="00C90F96">
          <w:delText xml:space="preserve">, the embedded flow vector is estimated via kNN-weighted averaging: the </w:delText>
        </w:r>
      </w:del>
      <m:oMath>
        <m:r>
          <w:del w:id="1578" w:author="Juan Pablo Bernal Tamayo" w:date="2026-07-01T15:54:00Z" w16du:dateUtc="2026-07-01T12:54:00Z">
            <w:rPr>
              <w:rFonts w:ascii="Cambria Math" w:hAnsi="Cambria Math"/>
            </w:rPr>
            <m:t>k</m:t>
          </w:del>
        </m:r>
      </m:oMath>
      <w:del w:id="1579" w:author="Juan Pablo Bernal Tamayo" w:date="2026-07-01T15:54:00Z" w16du:dateUtc="2026-07-01T12:54:00Z">
        <w:r w:rsidDel="00C90F96">
          <w:delText xml:space="preserve"> nearest neighbours </w:delText>
        </w:r>
      </w:del>
      <m:oMath>
        <m:r>
          <w:del w:id="1580" w:author="Juan Pablo Bernal Tamayo" w:date="2026-07-01T15:54:00Z" w16du:dateUtc="2026-07-01T12:54:00Z">
            <m:rPr>
              <m:scr m:val="script"/>
              <m:sty m:val="p"/>
            </m:rPr>
            <w:rPr>
              <w:rFonts w:ascii="Cambria Math" w:hAnsi="Cambria Math"/>
            </w:rPr>
            <m:t>N</m:t>
          </w:del>
        </m:r>
        <m:d>
          <m:dPr>
            <m:ctrlPr>
              <w:del w:id="1581" w:author="Juan Pablo Bernal Tamayo" w:date="2026-07-01T15:54:00Z" w16du:dateUtc="2026-07-01T12:54:00Z">
                <w:rPr>
                  <w:rFonts w:ascii="Cambria Math" w:hAnsi="Cambria Math"/>
                </w:rPr>
              </w:del>
            </m:ctrlPr>
          </m:dPr>
          <m:e>
            <m:r>
              <w:del w:id="1582" w:author="Juan Pablo Bernal Tamayo" w:date="2026-07-01T15:54:00Z" w16du:dateUtc="2026-07-01T12:54:00Z">
                <w:rPr>
                  <w:rFonts w:ascii="Cambria Math" w:hAnsi="Cambria Math"/>
                </w:rPr>
                <m:t>i</m:t>
              </w:del>
            </m:r>
          </m:e>
        </m:d>
      </m:oMath>
      <w:del w:id="1583" w:author="Juan Pablo Bernal Tamayo" w:date="2026-07-01T15:54:00Z" w16du:dateUtc="2026-07-01T12:54:00Z">
        <w:r w:rsidDel="00C90F96">
          <w:delText xml:space="preserve"> are identified in gene expression space, and the 2D displacement is:</w:delText>
        </w:r>
      </w:del>
    </w:p>
    <w:p w14:paraId="17C78F81" w14:textId="1AD226A5" w:rsidR="00DA1B97" w:rsidDel="00C90F96" w:rsidRDefault="00000000">
      <w:pPr>
        <w:pStyle w:val="BodyText"/>
        <w:rPr>
          <w:del w:id="1584" w:author="Juan Pablo Bernal Tamayo" w:date="2026-07-01T15:54:00Z" w16du:dateUtc="2026-07-01T12:54:00Z"/>
        </w:rPr>
      </w:pPr>
      <m:oMathPara>
        <m:oMathParaPr>
          <m:jc m:val="center"/>
        </m:oMathParaPr>
        <m:oMath>
          <m:sSub>
            <m:sSubPr>
              <m:ctrlPr>
                <w:del w:id="1585" w:author="Juan Pablo Bernal Tamayo" w:date="2026-07-01T15:54:00Z" w16du:dateUtc="2026-07-01T12:54:00Z">
                  <w:rPr>
                    <w:rFonts w:ascii="Cambria Math" w:hAnsi="Cambria Math"/>
                  </w:rPr>
                </w:del>
              </m:ctrlPr>
            </m:sSubPr>
            <m:e>
              <m:r>
                <w:del w:id="1586" w:author="Juan Pablo Bernal Tamayo" w:date="2026-07-01T15:54:00Z" w16du:dateUtc="2026-07-01T12:54:00Z">
                  <m:rPr>
                    <m:sty m:val="b"/>
                  </m:rPr>
                  <w:rPr>
                    <w:rFonts w:ascii="Cambria Math" w:hAnsi="Cambria Math"/>
                  </w:rPr>
                  <m:t>u</m:t>
                </w:del>
              </m:r>
            </m:e>
            <m:sub>
              <m:r>
                <w:del w:id="1587" w:author="Juan Pablo Bernal Tamayo" w:date="2026-07-01T15:54:00Z" w16du:dateUtc="2026-07-01T12:54:00Z">
                  <w:rPr>
                    <w:rFonts w:ascii="Cambria Math" w:hAnsi="Cambria Math"/>
                  </w:rPr>
                  <m:t>i</m:t>
                </w:del>
              </m:r>
            </m:sub>
          </m:sSub>
          <m:r>
            <w:del w:id="1588" w:author="Juan Pablo Bernal Tamayo" w:date="2026-07-01T15:54:00Z" w16du:dateUtc="2026-07-01T12:54:00Z">
              <m:rPr>
                <m:sty m:val="p"/>
              </m:rPr>
              <w:rPr>
                <w:rFonts w:ascii="Cambria Math" w:hAnsi="Cambria Math"/>
              </w:rPr>
              <m:t>=</m:t>
            </w:del>
          </m:r>
          <m:f>
            <m:fPr>
              <m:ctrlPr>
                <w:del w:id="1589" w:author="Juan Pablo Bernal Tamayo" w:date="2026-07-01T15:54:00Z" w16du:dateUtc="2026-07-01T12:54:00Z">
                  <w:rPr>
                    <w:rFonts w:ascii="Cambria Math" w:hAnsi="Cambria Math"/>
                  </w:rPr>
                </w:del>
              </m:ctrlPr>
            </m:fPr>
            <m:num>
              <m:nary>
                <m:naryPr>
                  <m:chr m:val="∑"/>
                  <m:limLoc m:val="undOvr"/>
                  <m:supHide m:val="1"/>
                  <m:ctrlPr>
                    <w:del w:id="1590" w:author="Juan Pablo Bernal Tamayo" w:date="2026-07-01T15:54:00Z" w16du:dateUtc="2026-07-01T12:54:00Z">
                      <w:rPr>
                        <w:rFonts w:ascii="Cambria Math" w:hAnsi="Cambria Math"/>
                      </w:rPr>
                    </w:del>
                  </m:ctrlPr>
                </m:naryPr>
                <m:sub>
                  <m:r>
                    <w:del w:id="1591" w:author="Juan Pablo Bernal Tamayo" w:date="2026-07-01T15:54:00Z" w16du:dateUtc="2026-07-01T12:54:00Z">
                      <w:rPr>
                        <w:rFonts w:ascii="Cambria Math" w:hAnsi="Cambria Math"/>
                      </w:rPr>
                      <m:t>j</m:t>
                    </w:del>
                  </m:r>
                  <m:r>
                    <w:del w:id="1592" w:author="Juan Pablo Bernal Tamayo" w:date="2026-07-01T15:54:00Z" w16du:dateUtc="2026-07-01T12:54:00Z">
                      <m:rPr>
                        <m:scr m:val="script"/>
                        <m:sty m:val="p"/>
                      </m:rPr>
                      <w:rPr>
                        <w:rFonts w:ascii="Cambria Math" w:hAnsi="Cambria Math"/>
                      </w:rPr>
                      <m:t>∈N</m:t>
                    </w:del>
                  </m:r>
                  <m:d>
                    <m:dPr>
                      <m:ctrlPr>
                        <w:del w:id="1593" w:author="Juan Pablo Bernal Tamayo" w:date="2026-07-01T15:54:00Z" w16du:dateUtc="2026-07-01T12:54:00Z">
                          <w:rPr>
                            <w:rFonts w:ascii="Cambria Math" w:hAnsi="Cambria Math"/>
                          </w:rPr>
                        </w:del>
                      </m:ctrlPr>
                    </m:dPr>
                    <m:e>
                      <m:r>
                        <w:del w:id="1594" w:author="Juan Pablo Bernal Tamayo" w:date="2026-07-01T15:54:00Z" w16du:dateUtc="2026-07-01T12:54:00Z">
                          <w:rPr>
                            <w:rFonts w:ascii="Cambria Math" w:hAnsi="Cambria Math"/>
                          </w:rPr>
                          <m:t>i</m:t>
                        </w:del>
                      </m:r>
                    </m:e>
                  </m:d>
                </m:sub>
                <m:sup>
                  <m:r>
                    <w:del w:id="1595" w:author="Juan Pablo Bernal Tamayo" w:date="2026-07-01T15:54:00Z" w16du:dateUtc="2026-07-01T12:54:00Z">
                      <w:rPr>
                        <w:rFonts w:ascii="Cambria Math" w:hAnsi="Cambria Math"/>
                      </w:rPr>
                      <m:t>​</m:t>
                    </w:del>
                  </m:r>
                </m:sup>
                <m:e>
                  <m:sSub>
                    <m:sSubPr>
                      <m:ctrlPr>
                        <w:del w:id="1596" w:author="Juan Pablo Bernal Tamayo" w:date="2026-07-01T15:54:00Z" w16du:dateUtc="2026-07-01T12:54:00Z">
                          <w:rPr>
                            <w:rFonts w:ascii="Cambria Math" w:hAnsi="Cambria Math"/>
                          </w:rPr>
                        </w:del>
                      </m:ctrlPr>
                    </m:sSubPr>
                    <m:e>
                      <m:r>
                        <w:del w:id="1597" w:author="Juan Pablo Bernal Tamayo" w:date="2026-07-01T15:54:00Z" w16du:dateUtc="2026-07-01T12:54:00Z">
                          <w:rPr>
                            <w:rFonts w:ascii="Cambria Math" w:hAnsi="Cambria Math"/>
                          </w:rPr>
                          <m:t>w</m:t>
                        </w:del>
                      </m:r>
                    </m:e>
                    <m:sub>
                      <m:r>
                        <w:del w:id="1598" w:author="Juan Pablo Bernal Tamayo" w:date="2026-07-01T15:54:00Z" w16du:dateUtc="2026-07-01T12:54:00Z">
                          <w:rPr>
                            <w:rFonts w:ascii="Cambria Math" w:hAnsi="Cambria Math"/>
                          </w:rPr>
                          <m:t>ij</m:t>
                        </w:del>
                      </m:r>
                    </m:sub>
                  </m:sSub>
                </m:e>
              </m:nary>
              <m:r>
                <w:del w:id="1599" w:author="Juan Pablo Bernal Tamayo" w:date="2026-07-01T15:54:00Z" w16du:dateUtc="2026-07-01T12:54:00Z">
                  <w:rPr>
                    <w:rFonts w:ascii="Cambria Math" w:hAnsi="Cambria Math"/>
                  </w:rPr>
                  <m:t> </m:t>
                </w:del>
              </m:r>
              <m:d>
                <m:dPr>
                  <m:ctrlPr>
                    <w:del w:id="1600" w:author="Juan Pablo Bernal Tamayo" w:date="2026-07-01T15:54:00Z" w16du:dateUtc="2026-07-01T12:54:00Z">
                      <w:rPr>
                        <w:rFonts w:ascii="Cambria Math" w:hAnsi="Cambria Math"/>
                      </w:rPr>
                    </w:del>
                  </m:ctrlPr>
                </m:dPr>
                <m:e>
                  <m:sSub>
                    <m:sSubPr>
                      <m:ctrlPr>
                        <w:del w:id="1601" w:author="Juan Pablo Bernal Tamayo" w:date="2026-07-01T15:54:00Z" w16du:dateUtc="2026-07-01T12:54:00Z">
                          <w:rPr>
                            <w:rFonts w:ascii="Cambria Math" w:hAnsi="Cambria Math"/>
                          </w:rPr>
                        </w:del>
                      </m:ctrlPr>
                    </m:sSubPr>
                    <m:e>
                      <m:r>
                        <w:del w:id="1602" w:author="Juan Pablo Bernal Tamayo" w:date="2026-07-01T15:54:00Z" w16du:dateUtc="2026-07-01T12:54:00Z">
                          <m:rPr>
                            <m:sty m:val="b"/>
                          </m:rPr>
                          <w:rPr>
                            <w:rFonts w:ascii="Cambria Math" w:hAnsi="Cambria Math"/>
                          </w:rPr>
                          <m:t>e</m:t>
                        </w:del>
                      </m:r>
                    </m:e>
                    <m:sub>
                      <m:r>
                        <w:del w:id="1603" w:author="Juan Pablo Bernal Tamayo" w:date="2026-07-01T15:54:00Z" w16du:dateUtc="2026-07-01T12:54:00Z">
                          <w:rPr>
                            <w:rFonts w:ascii="Cambria Math" w:hAnsi="Cambria Math"/>
                          </w:rPr>
                          <m:t>j</m:t>
                        </w:del>
                      </m:r>
                    </m:sub>
                  </m:sSub>
                  <m:r>
                    <w:del w:id="1604" w:author="Juan Pablo Bernal Tamayo" w:date="2026-07-01T15:54:00Z" w16du:dateUtc="2026-07-01T12:54:00Z">
                      <m:rPr>
                        <m:sty m:val="p"/>
                      </m:rPr>
                      <w:rPr>
                        <w:rFonts w:ascii="Cambria Math" w:hAnsi="Cambria Math"/>
                      </w:rPr>
                      <m:t>-</m:t>
                    </w:del>
                  </m:r>
                  <m:sSub>
                    <m:sSubPr>
                      <m:ctrlPr>
                        <w:del w:id="1605" w:author="Juan Pablo Bernal Tamayo" w:date="2026-07-01T15:54:00Z" w16du:dateUtc="2026-07-01T12:54:00Z">
                          <w:rPr>
                            <w:rFonts w:ascii="Cambria Math" w:hAnsi="Cambria Math"/>
                          </w:rPr>
                        </w:del>
                      </m:ctrlPr>
                    </m:sSubPr>
                    <m:e>
                      <m:r>
                        <w:del w:id="1606" w:author="Juan Pablo Bernal Tamayo" w:date="2026-07-01T15:54:00Z" w16du:dateUtc="2026-07-01T12:54:00Z">
                          <m:rPr>
                            <m:sty m:val="b"/>
                          </m:rPr>
                          <w:rPr>
                            <w:rFonts w:ascii="Cambria Math" w:hAnsi="Cambria Math"/>
                          </w:rPr>
                          <m:t>e</m:t>
                        </w:del>
                      </m:r>
                    </m:e>
                    <m:sub>
                      <m:r>
                        <w:del w:id="1607" w:author="Juan Pablo Bernal Tamayo" w:date="2026-07-01T15:54:00Z" w16du:dateUtc="2026-07-01T12:54:00Z">
                          <w:rPr>
                            <w:rFonts w:ascii="Cambria Math" w:hAnsi="Cambria Math"/>
                          </w:rPr>
                          <m:t>i</m:t>
                        </w:del>
                      </m:r>
                    </m:sub>
                  </m:sSub>
                </m:e>
              </m:d>
            </m:num>
            <m:den>
              <m:nary>
                <m:naryPr>
                  <m:chr m:val="∑"/>
                  <m:limLoc m:val="undOvr"/>
                  <m:supHide m:val="1"/>
                  <m:ctrlPr>
                    <w:del w:id="1608" w:author="Juan Pablo Bernal Tamayo" w:date="2026-07-01T15:54:00Z" w16du:dateUtc="2026-07-01T12:54:00Z">
                      <w:rPr>
                        <w:rFonts w:ascii="Cambria Math" w:hAnsi="Cambria Math"/>
                      </w:rPr>
                    </w:del>
                  </m:ctrlPr>
                </m:naryPr>
                <m:sub>
                  <m:r>
                    <w:del w:id="1609" w:author="Juan Pablo Bernal Tamayo" w:date="2026-07-01T15:54:00Z" w16du:dateUtc="2026-07-01T12:54:00Z">
                      <w:rPr>
                        <w:rFonts w:ascii="Cambria Math" w:hAnsi="Cambria Math"/>
                      </w:rPr>
                      <m:t>j</m:t>
                    </w:del>
                  </m:r>
                  <m:r>
                    <w:del w:id="1610" w:author="Juan Pablo Bernal Tamayo" w:date="2026-07-01T15:54:00Z" w16du:dateUtc="2026-07-01T12:54:00Z">
                      <m:rPr>
                        <m:scr m:val="script"/>
                        <m:sty m:val="p"/>
                      </m:rPr>
                      <w:rPr>
                        <w:rFonts w:ascii="Cambria Math" w:hAnsi="Cambria Math"/>
                      </w:rPr>
                      <m:t>∈N</m:t>
                    </w:del>
                  </m:r>
                  <m:d>
                    <m:dPr>
                      <m:ctrlPr>
                        <w:del w:id="1611" w:author="Juan Pablo Bernal Tamayo" w:date="2026-07-01T15:54:00Z" w16du:dateUtc="2026-07-01T12:54:00Z">
                          <w:rPr>
                            <w:rFonts w:ascii="Cambria Math" w:hAnsi="Cambria Math"/>
                          </w:rPr>
                        </w:del>
                      </m:ctrlPr>
                    </m:dPr>
                    <m:e>
                      <m:r>
                        <w:del w:id="1612" w:author="Juan Pablo Bernal Tamayo" w:date="2026-07-01T15:54:00Z" w16du:dateUtc="2026-07-01T12:54:00Z">
                          <w:rPr>
                            <w:rFonts w:ascii="Cambria Math" w:hAnsi="Cambria Math"/>
                          </w:rPr>
                          <m:t>i</m:t>
                        </w:del>
                      </m:r>
                    </m:e>
                  </m:d>
                </m:sub>
                <m:sup>
                  <m:r>
                    <w:del w:id="1613" w:author="Juan Pablo Bernal Tamayo" w:date="2026-07-01T15:54:00Z" w16du:dateUtc="2026-07-01T12:54:00Z">
                      <w:rPr>
                        <w:rFonts w:ascii="Cambria Math" w:hAnsi="Cambria Math"/>
                      </w:rPr>
                      <m:t>​</m:t>
                    </w:del>
                  </m:r>
                </m:sup>
                <m:e>
                  <m:sSub>
                    <m:sSubPr>
                      <m:ctrlPr>
                        <w:del w:id="1614" w:author="Juan Pablo Bernal Tamayo" w:date="2026-07-01T15:54:00Z" w16du:dateUtc="2026-07-01T12:54:00Z">
                          <w:rPr>
                            <w:rFonts w:ascii="Cambria Math" w:hAnsi="Cambria Math"/>
                          </w:rPr>
                        </w:del>
                      </m:ctrlPr>
                    </m:sSubPr>
                    <m:e>
                      <m:r>
                        <w:del w:id="1615" w:author="Juan Pablo Bernal Tamayo" w:date="2026-07-01T15:54:00Z" w16du:dateUtc="2026-07-01T12:54:00Z">
                          <w:rPr>
                            <w:rFonts w:ascii="Cambria Math" w:hAnsi="Cambria Math"/>
                          </w:rPr>
                          <m:t>w</m:t>
                        </w:del>
                      </m:r>
                    </m:e>
                    <m:sub>
                      <m:r>
                        <w:del w:id="1616" w:author="Juan Pablo Bernal Tamayo" w:date="2026-07-01T15:54:00Z" w16du:dateUtc="2026-07-01T12:54:00Z">
                          <w:rPr>
                            <w:rFonts w:ascii="Cambria Math" w:hAnsi="Cambria Math"/>
                          </w:rPr>
                          <m:t>ij</m:t>
                        </w:del>
                      </m:r>
                    </m:sub>
                  </m:sSub>
                </m:e>
              </m:nary>
            </m:den>
          </m:f>
        </m:oMath>
      </m:oMathPara>
    </w:p>
    <w:p w14:paraId="726E6B79" w14:textId="44B132CB" w:rsidR="00E2350D" w:rsidRDefault="00674E62" w:rsidP="00E2350D">
      <w:pPr>
        <w:pStyle w:val="Heading3"/>
        <w:rPr>
          <w:ins w:id="1617" w:author="Juan Pablo Bernal Tamayo" w:date="2026-06-05T13:27:00Z" w16du:dateUtc="2026-06-05T10:27:00Z"/>
        </w:rPr>
      </w:pPr>
      <w:del w:id="1618" w:author="Juan Pablo Bernal Tamayo" w:date="2026-07-01T15:54:00Z" w16du:dateUtc="2026-07-01T12:54:00Z">
        <w:r w:rsidDel="00C90F96">
          <w:delText xml:space="preserve">where </w:delText>
        </w:r>
      </w:del>
      <m:oMath>
        <m:sSub>
          <m:sSubPr>
            <m:ctrlPr>
              <w:del w:id="1619" w:author="Juan Pablo Bernal Tamayo" w:date="2026-07-01T15:54:00Z" w16du:dateUtc="2026-07-01T12:54:00Z">
                <w:rPr>
                  <w:rFonts w:ascii="Cambria Math" w:hAnsi="Cambria Math"/>
                </w:rPr>
              </w:del>
            </m:ctrlPr>
          </m:sSubPr>
          <m:e>
            <m:r>
              <w:del w:id="1620" w:author="Juan Pablo Bernal Tamayo" w:date="2026-07-01T15:54:00Z" w16du:dateUtc="2026-07-01T12:54:00Z">
                <m:rPr>
                  <m:sty m:val="b"/>
                </m:rPr>
                <w:rPr>
                  <w:rFonts w:ascii="Cambria Math" w:hAnsi="Cambria Math"/>
                </w:rPr>
                <m:t>e</m:t>
              </w:del>
            </m:r>
          </m:e>
          <m:sub>
            <m:r>
              <w:del w:id="1621" w:author="Juan Pablo Bernal Tamayo" w:date="2026-07-01T15:54:00Z" w16du:dateUtc="2026-07-01T12:54:00Z">
                <w:rPr>
                  <w:rFonts w:ascii="Cambria Math" w:hAnsi="Cambria Math"/>
                </w:rPr>
                <m:t>i</m:t>
              </w:del>
            </m:r>
          </m:sub>
        </m:sSub>
      </m:oMath>
      <w:del w:id="1622" w:author="Juan Pablo Bernal Tamayo" w:date="2026-07-01T15:54:00Z" w16du:dateUtc="2026-07-01T12:54:00Z">
        <w:r w:rsidDel="00C90F96">
          <w:delText xml:space="preserve"> is the 2D embedding coordinate of cell </w:delText>
        </w:r>
      </w:del>
      <m:oMath>
        <m:r>
          <w:del w:id="1623" w:author="Juan Pablo Bernal Tamayo" w:date="2026-07-01T15:54:00Z" w16du:dateUtc="2026-07-01T12:54:00Z">
            <w:rPr>
              <w:rFonts w:ascii="Cambria Math" w:hAnsi="Cambria Math"/>
            </w:rPr>
            <m:t>i</m:t>
          </w:del>
        </m:r>
      </m:oMath>
      <w:del w:id="1624" w:author="Juan Pablo Bernal Tamayo" w:date="2026-07-01T15:54:00Z" w16du:dateUtc="2026-07-01T12:54:00Z">
        <w:r w:rsidDel="00C90F96">
          <w:delText xml:space="preserve"> and </w:delText>
        </w:r>
        <w:commentRangeStart w:id="1625"/>
      </w:del>
      <m:oMath>
        <m:sSub>
          <m:sSubPr>
            <m:ctrlPr>
              <w:del w:id="1626" w:author="Juan Pablo Bernal Tamayo" w:date="2026-07-01T15:54:00Z" w16du:dateUtc="2026-07-01T12:54:00Z">
                <w:rPr>
                  <w:rFonts w:ascii="Cambria Math" w:hAnsi="Cambria Math"/>
                </w:rPr>
              </w:del>
            </m:ctrlPr>
          </m:sSubPr>
          <m:e>
            <m:r>
              <w:del w:id="1627" w:author="Juan Pablo Bernal Tamayo" w:date="2026-07-01T15:54:00Z" w16du:dateUtc="2026-07-01T12:54:00Z">
                <w:rPr>
                  <w:rFonts w:ascii="Cambria Math" w:hAnsi="Cambria Math"/>
                </w:rPr>
                <m:t>w</m:t>
              </w:del>
            </m:r>
          </m:e>
          <m:sub>
            <m:r>
              <w:del w:id="1628" w:author="Juan Pablo Bernal Tamayo" w:date="2026-07-01T15:54:00Z" w16du:dateUtc="2026-07-01T12:54:00Z">
                <w:rPr>
                  <w:rFonts w:ascii="Cambria Math" w:hAnsi="Cambria Math"/>
                </w:rPr>
                <m:t>ij</m:t>
              </w:del>
            </m:r>
          </m:sub>
        </m:sSub>
      </m:oMath>
      <w:commentRangeEnd w:id="1625"/>
      <w:del w:id="1629" w:author="Juan Pablo Bernal Tamayo" w:date="2026-07-01T15:54:00Z" w16du:dateUtc="2026-07-01T12:54:00Z">
        <w:r w:rsidR="00C90F96" w:rsidDel="00C90F96">
          <w:rPr>
            <w:rStyle w:val="CommentReference"/>
            <w:sz w:val="28"/>
            <w:szCs w:val="28"/>
          </w:rPr>
          <w:commentReference w:id="1625"/>
        </w:r>
        <w:r w:rsidDel="00C90F96">
          <w:delText xml:space="preserve"> is a cosine-similarity weight between </w:delText>
        </w:r>
      </w:del>
      <m:oMath>
        <m:r>
          <w:del w:id="1630" w:author="Juan Pablo Bernal Tamayo" w:date="2026-07-01T15:54:00Z" w16du:dateUtc="2026-07-01T12:54:00Z">
            <w:rPr>
              <w:rFonts w:ascii="Cambria Math" w:hAnsi="Cambria Math"/>
            </w:rPr>
            <m:t>Δ</m:t>
          </w:del>
        </m:r>
        <m:sSub>
          <m:sSubPr>
            <m:ctrlPr>
              <w:del w:id="1631" w:author="Juan Pablo Bernal Tamayo" w:date="2026-07-01T15:54:00Z" w16du:dateUtc="2026-07-01T12:54:00Z">
                <w:rPr>
                  <w:rFonts w:ascii="Cambria Math" w:hAnsi="Cambria Math"/>
                </w:rPr>
              </w:del>
            </m:ctrlPr>
          </m:sSubPr>
          <m:e>
            <m:r>
              <w:del w:id="1632" w:author="Juan Pablo Bernal Tamayo" w:date="2026-07-01T15:54:00Z" w16du:dateUtc="2026-07-01T12:54:00Z">
                <m:rPr>
                  <m:sty m:val="b"/>
                </m:rPr>
                <w:rPr>
                  <w:rFonts w:ascii="Cambria Math" w:hAnsi="Cambria Math"/>
                </w:rPr>
                <m:t>x</m:t>
              </w:del>
            </m:r>
          </m:e>
          <m:sub>
            <m:r>
              <w:del w:id="1633" w:author="Juan Pablo Bernal Tamayo" w:date="2026-07-01T15:54:00Z" w16du:dateUtc="2026-07-01T12:54:00Z">
                <w:rPr>
                  <w:rFonts w:ascii="Cambria Math" w:hAnsi="Cambria Math"/>
                </w:rPr>
                <m:t>i</m:t>
              </w:del>
            </m:r>
          </m:sub>
        </m:sSub>
      </m:oMath>
      <w:del w:id="1634" w:author="Juan Pablo Bernal Tamayo" w:date="2026-07-01T15:54:00Z" w16du:dateUtc="2026-07-01T12:54:00Z">
        <w:r w:rsidDel="00C90F96">
          <w:delText xml:space="preserve"> and the expression difference </w:delText>
        </w:r>
      </w:del>
      <m:oMath>
        <m:sSub>
          <m:sSubPr>
            <m:ctrlPr>
              <w:del w:id="1635" w:author="Juan Pablo Bernal Tamayo" w:date="2026-07-01T15:54:00Z" w16du:dateUtc="2026-07-01T12:54:00Z">
                <w:rPr>
                  <w:rFonts w:ascii="Cambria Math" w:hAnsi="Cambria Math"/>
                </w:rPr>
              </w:del>
            </m:ctrlPr>
          </m:sSubPr>
          <m:e>
            <m:r>
              <w:del w:id="1636" w:author="Juan Pablo Bernal Tamayo" w:date="2026-07-01T15:54:00Z" w16du:dateUtc="2026-07-01T12:54:00Z">
                <m:rPr>
                  <m:sty m:val="b"/>
                </m:rPr>
                <w:rPr>
                  <w:rFonts w:ascii="Cambria Math" w:hAnsi="Cambria Math"/>
                </w:rPr>
                <m:t>x</m:t>
              </w:del>
            </m:r>
          </m:e>
          <m:sub>
            <m:r>
              <w:del w:id="1637" w:author="Juan Pablo Bernal Tamayo" w:date="2026-07-01T15:54:00Z" w16du:dateUtc="2026-07-01T12:54:00Z">
                <w:rPr>
                  <w:rFonts w:ascii="Cambria Math" w:hAnsi="Cambria Math"/>
                </w:rPr>
                <m:t>j</m:t>
              </w:del>
            </m:r>
          </m:sub>
        </m:sSub>
        <m:r>
          <w:del w:id="1638" w:author="Juan Pablo Bernal Tamayo" w:date="2026-07-01T15:54:00Z" w16du:dateUtc="2026-07-01T12:54:00Z">
            <m:rPr>
              <m:sty m:val="p"/>
            </m:rPr>
            <w:rPr>
              <w:rFonts w:ascii="Cambria Math" w:hAnsi="Cambria Math"/>
            </w:rPr>
            <m:t>-</m:t>
          </w:del>
        </m:r>
        <m:sSub>
          <m:sSubPr>
            <m:ctrlPr>
              <w:del w:id="1639" w:author="Juan Pablo Bernal Tamayo" w:date="2026-07-01T15:54:00Z" w16du:dateUtc="2026-07-01T12:54:00Z">
                <w:rPr>
                  <w:rFonts w:ascii="Cambria Math" w:hAnsi="Cambria Math"/>
                </w:rPr>
              </w:del>
            </m:ctrlPr>
          </m:sSubPr>
          <m:e>
            <m:r>
              <w:del w:id="1640" w:author="Juan Pablo Bernal Tamayo" w:date="2026-07-01T15:54:00Z" w16du:dateUtc="2026-07-01T12:54:00Z">
                <m:rPr>
                  <m:sty m:val="b"/>
                </m:rPr>
                <w:rPr>
                  <w:rFonts w:ascii="Cambria Math" w:hAnsi="Cambria Math"/>
                </w:rPr>
                <m:t>x</m:t>
              </w:del>
            </m:r>
          </m:e>
          <m:sub>
            <m:r>
              <w:del w:id="1641" w:author="Juan Pablo Bernal Tamayo" w:date="2026-07-01T15:54:00Z" w16du:dateUtc="2026-07-01T12:54:00Z">
                <w:rPr>
                  <w:rFonts w:ascii="Cambria Math" w:hAnsi="Cambria Math"/>
                </w:rPr>
                <m:t>i</m:t>
              </w:del>
            </m:r>
          </m:sub>
        </m:sSub>
      </m:oMath>
      <w:del w:id="1642" w:author="Juan Pablo Bernal Tamayo" w:date="2026-07-01T15:54:00Z" w16du:dateUtc="2026-07-01T12:54:00Z">
        <w:r w:rsidDel="00C90F96">
          <w:delText>.</w:delText>
        </w:r>
      </w:del>
      <w:bookmarkStart w:id="1643" w:name="X5685aa492938774bbb540db2195d113e6f45383"/>
      <w:ins w:id="1644" w:author="Juan Pablo Bernal Tamayo" w:date="2026-06-05T13:27:00Z" w16du:dateUtc="2026-06-05T10:27:00Z">
        <w:r w:rsidR="00E2350D">
          <w:t>8.4 TF Candidate Prioritization (</w:t>
        </w:r>
        <w:r w:rsidR="00E2350D">
          <w:rPr>
            <w:rStyle w:val="VerbatimChar"/>
          </w:rPr>
          <w:t>score_driver_tfs</w:t>
        </w:r>
        <w:r w:rsidR="00E2350D">
          <w:t>)</w:t>
        </w:r>
      </w:ins>
    </w:p>
    <w:p w14:paraId="111E062F" w14:textId="77777777" w:rsidR="00E2350D" w:rsidRDefault="00E2350D" w:rsidP="00E2350D">
      <w:pPr>
        <w:pStyle w:val="FirstParagraph"/>
        <w:rPr>
          <w:ins w:id="1645" w:author="Juan Pablo Bernal Tamayo" w:date="2026-06-05T13:27:00Z" w16du:dateUtc="2026-06-05T10:27:00Z"/>
        </w:rPr>
      </w:pPr>
      <w:ins w:id="1646" w:author="Juan Pablo Bernal Tamayo" w:date="2026-06-05T13:27:00Z" w16du:dateUtc="2026-06-05T10:27:00Z">
        <w:r>
          <w:t xml:space="preserve">Prior to running KO screens, transcription factors are prioritized as lineage-driver candidates using a composite rank-sum score derived from GRN structure. For each gene </w:t>
        </w:r>
      </w:ins>
      <m:oMath>
        <m:r>
          <w:ins w:id="1647" w:author="Juan Pablo Bernal Tamayo" w:date="2026-06-05T13:27:00Z" w16du:dateUtc="2026-06-05T10:27:00Z">
            <w:rPr>
              <w:rFonts w:ascii="Cambria Math" w:hAnsi="Cambria Math"/>
            </w:rPr>
            <w:lastRenderedPageBreak/>
            <m:t>g</m:t>
          </w:ins>
        </m:r>
      </m:oMath>
      <w:ins w:id="1648" w:author="Juan Pablo Bernal Tamayo" w:date="2026-06-05T13:27:00Z" w16du:dateUtc="2026-06-05T10:27:00Z">
        <w:r>
          <w:t xml:space="preserve"> and each lineage (A or B), three signals are computed by averaging over the lineage’s constituent cell types:</w:t>
        </w:r>
      </w:ins>
    </w:p>
    <w:p w14:paraId="47DFEAE7" w14:textId="169A9F9A" w:rsidR="00E2350D" w:rsidRDefault="00E2350D" w:rsidP="00C90F96">
      <w:pPr>
        <w:pStyle w:val="Compact"/>
        <w:numPr>
          <w:ilvl w:val="0"/>
          <w:numId w:val="2"/>
        </w:numPr>
        <w:rPr>
          <w:ins w:id="1649" w:author="Juan Pablo Bernal Tamayo" w:date="2026-06-05T13:27:00Z" w16du:dateUtc="2026-06-05T10:27:00Z"/>
        </w:rPr>
      </w:pPr>
      <w:ins w:id="1650" w:author="Juan Pablo Bernal Tamayo" w:date="2026-06-05T13:27:00Z" w16du:dateUtc="2026-06-05T10:27:00Z">
        <w:r>
          <w:rPr>
            <w:b/>
            <w:bCs/>
          </w:rPr>
          <w:t>W-matrix regulatory strength</w:t>
        </w:r>
        <w:r>
          <w:t xml:space="preserve"> (</w:t>
        </w:r>
      </w:ins>
      <m:oMath>
        <m:r>
          <w:ins w:id="1651" w:author="Juan Pablo Bernal Tamayo" w:date="2026-06-05T13:27:00Z" w16du:dateUtc="2026-06-05T10:27:00Z">
            <m:rPr>
              <m:nor/>
            </m:rPr>
            <m:t>W-norm</m:t>
          </w:ins>
        </m:r>
      </m:oMath>
      <w:ins w:id="1652" w:author="Juan Pablo Bernal Tamayo" w:date="2026-06-05T13:27:00Z" w16du:dateUtc="2026-06-05T10:27:00Z">
        <w:r>
          <w:t xml:space="preserve">): mean L2-norm of row </w:t>
        </w:r>
      </w:ins>
      <m:oMath>
        <m:r>
          <w:ins w:id="1653" w:author="Juan Pablo Bernal Tamayo" w:date="2026-06-05T13:27:00Z" w16du:dateUtc="2026-06-05T10:27:00Z">
            <w:rPr>
              <w:rFonts w:ascii="Cambria Math" w:hAnsi="Cambria Math"/>
            </w:rPr>
            <m:t>g</m:t>
          </w:ins>
        </m:r>
      </m:oMath>
      <w:ins w:id="1654" w:author="Juan Pablo Bernal Tamayo" w:date="2026-06-05T13:27:00Z" w16du:dateUtc="2026-06-05T10:27:00Z">
        <w:r>
          <w:t xml:space="preserve"> across the cell-type-specific </w:t>
        </w:r>
      </w:ins>
      <m:oMath>
        <m:sSup>
          <m:sSupPr>
            <m:ctrlPr>
              <w:ins w:id="1655" w:author="Juan Pablo Bernal Tamayo" w:date="2026-06-05T13:27:00Z" w16du:dateUtc="2026-06-05T10:27:00Z">
                <w:rPr>
                  <w:rFonts w:ascii="Cambria Math" w:hAnsi="Cambria Math"/>
                </w:rPr>
              </w:ins>
            </m:ctrlPr>
          </m:sSupPr>
          <m:e>
            <m:r>
              <w:ins w:id="1656" w:author="Juan Pablo Bernal Tamayo" w:date="2026-06-05T13:27:00Z" w16du:dateUtc="2026-06-05T10:27:00Z">
                <w:rPr>
                  <w:rFonts w:ascii="Cambria Math" w:hAnsi="Cambria Math"/>
                </w:rPr>
                <m:t>W</m:t>
              </w:ins>
            </m:r>
          </m:e>
          <m:sup>
            <m:d>
              <m:dPr>
                <m:ctrlPr>
                  <w:ins w:id="1657" w:author="Juan Pablo Bernal Tamayo" w:date="2026-06-05T13:27:00Z" w16du:dateUtc="2026-06-05T10:27:00Z">
                    <w:rPr>
                      <w:rFonts w:ascii="Cambria Math" w:hAnsi="Cambria Math"/>
                    </w:rPr>
                  </w:ins>
                </m:ctrlPr>
              </m:dPr>
              <m:e>
                <m:r>
                  <w:ins w:id="1658" w:author="Juan Pablo Bernal Tamayo" w:date="2026-06-05T13:27:00Z" w16du:dateUtc="2026-06-05T10:27:00Z">
                    <w:rPr>
                      <w:rFonts w:ascii="Cambria Math" w:hAnsi="Cambria Math"/>
                    </w:rPr>
                    <m:t>c</m:t>
                  </w:ins>
                </m:r>
              </m:e>
            </m:d>
          </m:sup>
        </m:sSup>
      </m:oMath>
      <w:ins w:id="1659" w:author="Juan Pablo Bernal Tamayo" w:date="2026-06-05T13:27:00Z" w16du:dateUtc="2026-06-05T10:27:00Z">
        <w:r>
          <w:t xml:space="preserve"> matrices (total outgoing regulatory strength).</w:t>
        </w:r>
      </w:ins>
    </w:p>
    <w:p w14:paraId="744371BD" w14:textId="77777777" w:rsidR="00E2350D" w:rsidRDefault="00E2350D" w:rsidP="00E2350D">
      <w:pPr>
        <w:pStyle w:val="Compact"/>
        <w:numPr>
          <w:ilvl w:val="0"/>
          <w:numId w:val="2"/>
        </w:numPr>
        <w:rPr>
          <w:ins w:id="1660" w:author="Juan Pablo Bernal Tamayo" w:date="2026-06-05T13:27:00Z" w16du:dateUtc="2026-06-05T10:27:00Z"/>
        </w:rPr>
      </w:pPr>
      <w:ins w:id="1661" w:author="Juan Pablo Bernal Tamayo" w:date="2026-06-05T13:27:00Z" w16du:dateUtc="2026-06-05T10:27:00Z">
        <w:r>
          <w:rPr>
            <w:b/>
            <w:bCs/>
          </w:rPr>
          <w:t>Out-degree centrality</w:t>
        </w:r>
        <w:r>
          <w:t xml:space="preserve"> (</w:t>
        </w:r>
      </w:ins>
      <m:oMath>
        <m:r>
          <w:ins w:id="1662" w:author="Juan Pablo Bernal Tamayo" w:date="2026-06-05T13:27:00Z" w16du:dateUtc="2026-06-05T10:27:00Z">
            <m:rPr>
              <m:nor/>
            </m:rPr>
            <m:t>deg-out</m:t>
          </w:ins>
        </m:r>
      </m:oMath>
      <w:ins w:id="1663" w:author="Juan Pablo Bernal Tamayo" w:date="2026-06-05T13:27:00Z" w16du:dateUtc="2026-06-05T10:27:00Z">
        <w:r>
          <w:t xml:space="preserve">): mean normalized out-degree from </w:t>
        </w:r>
        <w:r>
          <w:rPr>
            <w:rStyle w:val="VerbatimChar"/>
          </w:rPr>
          <w:t>compute_network_centrality</w:t>
        </w:r>
        <w:r>
          <w:t>.</w:t>
        </w:r>
      </w:ins>
    </w:p>
    <w:p w14:paraId="6C252449" w14:textId="238ACFE2" w:rsidR="00C90F96" w:rsidRDefault="00E2350D" w:rsidP="00C90F96">
      <w:pPr>
        <w:pStyle w:val="Compact"/>
        <w:numPr>
          <w:ilvl w:val="0"/>
          <w:numId w:val="2"/>
        </w:numPr>
        <w:rPr>
          <w:ins w:id="1664" w:author="Juan Pablo Bernal Tamayo" w:date="2026-07-01T15:57:00Z" w16du:dateUtc="2026-07-01T12:57:00Z"/>
        </w:rPr>
        <w:pPrChange w:id="1665" w:author="Juan Pablo Bernal Tamayo" w:date="2026-07-01T15:57:00Z" w16du:dateUtc="2026-07-01T12:57:00Z">
          <w:pPr>
            <w:pStyle w:val="FirstParagraph"/>
          </w:pPr>
        </w:pPrChange>
      </w:pPr>
      <w:ins w:id="1666" w:author="Juan Pablo Bernal Tamayo" w:date="2026-06-05T13:27:00Z" w16du:dateUtc="2026-06-05T10:27:00Z">
        <w:r>
          <w:rPr>
            <w:b/>
            <w:bCs/>
          </w:rPr>
          <w:t>|Energy–gene correlation|</w:t>
        </w:r>
        <w:r>
          <w:t xml:space="preserve"> (</w:t>
        </w:r>
      </w:ins>
      <m:oMath>
        <m:d>
          <m:dPr>
            <m:begChr m:val="|"/>
            <m:endChr m:val="|"/>
            <m:ctrlPr>
              <w:ins w:id="1667" w:author="Juan Pablo Bernal Tamayo" w:date="2026-06-05T13:27:00Z" w16du:dateUtc="2026-06-05T10:27:00Z">
                <w:rPr>
                  <w:rFonts w:ascii="Cambria Math" w:hAnsi="Cambria Math"/>
                </w:rPr>
              </w:ins>
            </m:ctrlPr>
          </m:dPr>
          <m:e>
            <m:sSub>
              <m:sSubPr>
                <m:ctrlPr>
                  <w:ins w:id="1668" w:author="Juan Pablo Bernal Tamayo" w:date="2026-06-05T13:27:00Z" w16du:dateUtc="2026-06-05T10:27:00Z">
                    <w:rPr>
                      <w:rFonts w:ascii="Cambria Math" w:hAnsi="Cambria Math"/>
                    </w:rPr>
                  </w:ins>
                </m:ctrlPr>
              </m:sSubPr>
              <m:e>
                <m:r>
                  <w:ins w:id="1669" w:author="Juan Pablo Bernal Tamayo" w:date="2026-06-05T13:27:00Z" w16du:dateUtc="2026-06-05T10:27:00Z">
                    <w:rPr>
                      <w:rFonts w:ascii="Cambria Math" w:hAnsi="Cambria Math"/>
                    </w:rPr>
                    <m:t>r</m:t>
                  </w:ins>
                </m:r>
              </m:e>
              <m:sub>
                <m:r>
                  <w:ins w:id="1670" w:author="Juan Pablo Bernal Tamayo" w:date="2026-06-05T13:27:00Z" w16du:dateUtc="2026-06-05T10:27:00Z">
                    <w:rPr>
                      <w:rFonts w:ascii="Cambria Math" w:hAnsi="Cambria Math"/>
                    </w:rPr>
                    <m:t>E</m:t>
                  </w:ins>
                </m:r>
              </m:sub>
            </m:sSub>
          </m:e>
        </m:d>
      </m:oMath>
      <w:ins w:id="1671" w:author="Juan Pablo Bernal Tamayo" w:date="2026-06-05T13:27:00Z" w16du:dateUtc="2026-06-05T10:27:00Z">
        <w:r>
          <w:t xml:space="preserve">): mean absolute Pearson correlation between cellular energy and gene expression from </w:t>
        </w:r>
        <w:r>
          <w:rPr>
            <w:rStyle w:val="VerbatimChar"/>
          </w:rPr>
          <w:t>energy_gene_correlation</w:t>
        </w:r>
        <w:r>
          <w:t>.</w:t>
        </w:r>
      </w:ins>
    </w:p>
    <w:p w14:paraId="51ACB2CC" w14:textId="77777777" w:rsidR="00C90F96" w:rsidRDefault="00C90F96" w:rsidP="00C90F96">
      <w:pPr>
        <w:pStyle w:val="FirstParagraph"/>
        <w:rPr>
          <w:ins w:id="1672" w:author="Juan Pablo Bernal Tamayo" w:date="2026-07-01T15:57:00Z" w16du:dateUtc="2026-07-01T12:57:00Z"/>
        </w:rPr>
      </w:pPr>
      <w:bookmarkStart w:id="1673" w:name="perturbation-effect-quantification"/>
      <w:bookmarkEnd w:id="1643"/>
      <w:ins w:id="1674" w:author="Juan Pablo Bernal Tamayo" w:date="2026-07-01T15:57:00Z" w16du:dateUtc="2026-07-01T12:57:00Z">
        <w:r>
          <w:t>Each signal is converted to an integer rank across all genes. The composite scores are:</w:t>
        </w:r>
      </w:ins>
    </w:p>
    <w:p w14:paraId="69541AF7" w14:textId="77777777" w:rsidR="00C90F96" w:rsidRDefault="00C90F96" w:rsidP="00C90F96">
      <w:pPr>
        <w:pStyle w:val="BodyText"/>
        <w:rPr>
          <w:ins w:id="1675" w:author="Juan Pablo Bernal Tamayo" w:date="2026-07-01T15:57:00Z" w16du:dateUtc="2026-07-01T12:57:00Z"/>
        </w:rPr>
      </w:pPr>
      <m:oMathPara>
        <m:oMathParaPr>
          <m:jc m:val="center"/>
        </m:oMathParaPr>
        <m:oMath>
          <m:sSub>
            <m:sSubPr>
              <m:ctrlPr>
                <w:ins w:id="1676" w:author="Juan Pablo Bernal Tamayo" w:date="2026-07-01T15:57:00Z" w16du:dateUtc="2026-07-01T12:57:00Z">
                  <w:rPr>
                    <w:rFonts w:ascii="Cambria Math" w:hAnsi="Cambria Math"/>
                  </w:rPr>
                </w:ins>
              </m:ctrlPr>
            </m:sSubPr>
            <m:e>
              <m:r>
                <w:ins w:id="1677" w:author="Juan Pablo Bernal Tamayo" w:date="2026-07-01T15:57:00Z" w16du:dateUtc="2026-07-01T12:57:00Z">
                  <m:rPr>
                    <m:nor/>
                  </m:rPr>
                  <m:t>score</m:t>
                </w:ins>
              </m:r>
            </m:e>
            <m:sub>
              <m:r>
                <w:ins w:id="1678" w:author="Juan Pablo Bernal Tamayo" w:date="2026-07-01T15:57:00Z" w16du:dateUtc="2026-07-01T12:57:00Z">
                  <w:rPr>
                    <w:rFonts w:ascii="Cambria Math" w:hAnsi="Cambria Math"/>
                  </w:rPr>
                  <m:t>A</m:t>
                </w:ins>
              </m:r>
            </m:sub>
          </m:sSub>
          <m:r>
            <w:ins w:id="1679" w:author="Juan Pablo Bernal Tamayo" w:date="2026-07-01T15:57:00Z" w16du:dateUtc="2026-07-01T12:57:00Z">
              <m:rPr>
                <m:sty m:val="p"/>
              </m:rPr>
              <w:rPr>
                <w:rFonts w:ascii="Cambria Math" w:hAnsi="Cambria Math"/>
              </w:rPr>
              <m:t>=rank</m:t>
            </w:ins>
          </m:r>
          <m:d>
            <m:dPr>
              <m:ctrlPr>
                <w:ins w:id="1680" w:author="Juan Pablo Bernal Tamayo" w:date="2026-07-01T15:57:00Z" w16du:dateUtc="2026-07-01T12:57:00Z">
                  <w:rPr>
                    <w:rFonts w:ascii="Cambria Math" w:hAnsi="Cambria Math"/>
                  </w:rPr>
                </w:ins>
              </m:ctrlPr>
            </m:dPr>
            <m:e>
              <m:sSub>
                <m:sSubPr>
                  <m:ctrlPr>
                    <w:ins w:id="1681" w:author="Juan Pablo Bernal Tamayo" w:date="2026-07-01T15:57:00Z" w16du:dateUtc="2026-07-01T12:57:00Z">
                      <w:rPr>
                        <w:rFonts w:ascii="Cambria Math" w:hAnsi="Cambria Math"/>
                      </w:rPr>
                    </w:ins>
                  </m:ctrlPr>
                </m:sSubPr>
                <m:e>
                  <m:r>
                    <w:ins w:id="1682" w:author="Juan Pablo Bernal Tamayo" w:date="2026-07-01T15:57:00Z" w16du:dateUtc="2026-07-01T12:57:00Z">
                      <w:rPr>
                        <w:rFonts w:ascii="Cambria Math" w:hAnsi="Cambria Math"/>
                      </w:rPr>
                      <m:t>W</m:t>
                    </w:ins>
                  </m:r>
                </m:e>
                <m:sub>
                  <m:r>
                    <w:ins w:id="1683" w:author="Juan Pablo Bernal Tamayo" w:date="2026-07-01T15:57:00Z" w16du:dateUtc="2026-07-01T12:57:00Z">
                      <m:rPr>
                        <m:sty m:val="p"/>
                      </m:rPr>
                      <w:rPr>
                        <w:rFonts w:ascii="Cambria Math" w:hAnsi="Cambria Math"/>
                      </w:rPr>
                      <m:t>norm,</m:t>
                    </w:ins>
                  </m:r>
                  <m:r>
                    <w:ins w:id="1684" w:author="Juan Pablo Bernal Tamayo" w:date="2026-07-01T15:57:00Z" w16du:dateUtc="2026-07-01T12:57:00Z">
                      <w:rPr>
                        <w:rFonts w:ascii="Cambria Math" w:hAnsi="Cambria Math"/>
                      </w:rPr>
                      <m:t>A</m:t>
                    </w:ins>
                  </m:r>
                </m:sub>
              </m:sSub>
            </m:e>
          </m:d>
          <m:r>
            <w:ins w:id="1685" w:author="Juan Pablo Bernal Tamayo" w:date="2026-07-01T15:57:00Z" w16du:dateUtc="2026-07-01T12:57:00Z">
              <m:rPr>
                <m:sty m:val="p"/>
              </m:rPr>
              <w:rPr>
                <w:rFonts w:ascii="Cambria Math" w:hAnsi="Cambria Math"/>
              </w:rPr>
              <m:t>+rank</m:t>
            </w:ins>
          </m:r>
          <m:d>
            <m:dPr>
              <m:ctrlPr>
                <w:ins w:id="1686" w:author="Juan Pablo Bernal Tamayo" w:date="2026-07-01T15:57:00Z" w16du:dateUtc="2026-07-01T12:57:00Z">
                  <w:rPr>
                    <w:rFonts w:ascii="Cambria Math" w:hAnsi="Cambria Math"/>
                  </w:rPr>
                </w:ins>
              </m:ctrlPr>
            </m:dPr>
            <m:e>
              <m:sSub>
                <m:sSubPr>
                  <m:ctrlPr>
                    <w:ins w:id="1687" w:author="Juan Pablo Bernal Tamayo" w:date="2026-07-01T15:57:00Z" w16du:dateUtc="2026-07-01T12:57:00Z">
                      <w:rPr>
                        <w:rFonts w:ascii="Cambria Math" w:hAnsi="Cambria Math"/>
                      </w:rPr>
                    </w:ins>
                  </m:ctrlPr>
                </m:sSubPr>
                <m:e>
                  <m:r>
                    <w:ins w:id="1688" w:author="Juan Pablo Bernal Tamayo" w:date="2026-07-01T15:57:00Z" w16du:dateUtc="2026-07-01T12:57:00Z">
                      <w:rPr>
                        <w:rFonts w:ascii="Cambria Math" w:hAnsi="Cambria Math"/>
                      </w:rPr>
                      <m:t>D</m:t>
                    </w:ins>
                  </m:r>
                </m:e>
                <m:sub>
                  <m:r>
                    <w:ins w:id="1689" w:author="Juan Pablo Bernal Tamayo" w:date="2026-07-01T15:57:00Z" w16du:dateUtc="2026-07-01T12:57:00Z">
                      <m:rPr>
                        <m:sty m:val="p"/>
                      </m:rPr>
                      <w:rPr>
                        <w:rFonts w:ascii="Cambria Math" w:hAnsi="Cambria Math"/>
                      </w:rPr>
                      <m:t>out,</m:t>
                    </w:ins>
                  </m:r>
                  <m:r>
                    <w:ins w:id="1690" w:author="Juan Pablo Bernal Tamayo" w:date="2026-07-01T15:57:00Z" w16du:dateUtc="2026-07-01T12:57:00Z">
                      <w:rPr>
                        <w:rFonts w:ascii="Cambria Math" w:hAnsi="Cambria Math"/>
                      </w:rPr>
                      <m:t>A</m:t>
                    </w:ins>
                  </m:r>
                </m:sub>
              </m:sSub>
            </m:e>
          </m:d>
          <m:r>
            <w:ins w:id="1691" w:author="Juan Pablo Bernal Tamayo" w:date="2026-07-01T15:57:00Z" w16du:dateUtc="2026-07-01T12:57:00Z">
              <m:rPr>
                <m:sty m:val="p"/>
              </m:rPr>
              <w:rPr>
                <w:rFonts w:ascii="Cambria Math" w:hAnsi="Cambria Math"/>
              </w:rPr>
              <m:t>+rank</m:t>
            </w:ins>
          </m:r>
          <m:d>
            <m:dPr>
              <m:ctrlPr>
                <w:ins w:id="1692" w:author="Juan Pablo Bernal Tamayo" w:date="2026-07-01T15:57:00Z" w16du:dateUtc="2026-07-01T12:57:00Z">
                  <w:rPr>
                    <w:rFonts w:ascii="Cambria Math" w:hAnsi="Cambria Math"/>
                  </w:rPr>
                </w:ins>
              </m:ctrlPr>
            </m:dPr>
            <m:e>
              <m:sSub>
                <m:sSubPr>
                  <m:ctrlPr>
                    <w:ins w:id="1693" w:author="Juan Pablo Bernal Tamayo" w:date="2026-07-01T15:57:00Z" w16du:dateUtc="2026-07-01T12:57:00Z">
                      <w:rPr>
                        <w:rFonts w:ascii="Cambria Math" w:hAnsi="Cambria Math"/>
                      </w:rPr>
                    </w:ins>
                  </m:ctrlPr>
                </m:sSubPr>
                <m:e>
                  <m:d>
                    <m:dPr>
                      <m:begChr m:val="|"/>
                      <m:endChr m:val="|"/>
                      <m:ctrlPr>
                        <w:ins w:id="1694" w:author="Juan Pablo Bernal Tamayo" w:date="2026-07-01T15:57:00Z" w16du:dateUtc="2026-07-01T12:57:00Z">
                          <w:rPr>
                            <w:rFonts w:ascii="Cambria Math" w:hAnsi="Cambria Math"/>
                          </w:rPr>
                        </w:ins>
                      </m:ctrlPr>
                    </m:dPr>
                    <m:e>
                      <m:sSub>
                        <m:sSubPr>
                          <m:ctrlPr>
                            <w:ins w:id="1695" w:author="Juan Pablo Bernal Tamayo" w:date="2026-07-01T15:57:00Z" w16du:dateUtc="2026-07-01T12:57:00Z">
                              <w:rPr>
                                <w:rFonts w:ascii="Cambria Math" w:hAnsi="Cambria Math"/>
                              </w:rPr>
                            </w:ins>
                          </m:ctrlPr>
                        </m:sSubPr>
                        <m:e>
                          <m:r>
                            <w:ins w:id="1696" w:author="Juan Pablo Bernal Tamayo" w:date="2026-07-01T15:57:00Z" w16du:dateUtc="2026-07-01T12:57:00Z">
                              <w:rPr>
                                <w:rFonts w:ascii="Cambria Math" w:hAnsi="Cambria Math"/>
                              </w:rPr>
                              <m:t>r</m:t>
                            </w:ins>
                          </m:r>
                        </m:e>
                        <m:sub>
                          <m:r>
                            <w:ins w:id="1697" w:author="Juan Pablo Bernal Tamayo" w:date="2026-07-01T15:57:00Z" w16du:dateUtc="2026-07-01T12:57:00Z">
                              <w:rPr>
                                <w:rFonts w:ascii="Cambria Math" w:hAnsi="Cambria Math"/>
                              </w:rPr>
                              <m:t>E</m:t>
                            </w:ins>
                          </m:r>
                        </m:sub>
                      </m:sSub>
                    </m:e>
                  </m:d>
                </m:e>
                <m:sub>
                  <m:r>
                    <w:ins w:id="1698" w:author="Juan Pablo Bernal Tamayo" w:date="2026-07-01T15:57:00Z" w16du:dateUtc="2026-07-01T12:57:00Z">
                      <w:rPr>
                        <w:rFonts w:ascii="Cambria Math" w:hAnsi="Cambria Math"/>
                      </w:rPr>
                      <m:t>A</m:t>
                    </w:ins>
                  </m:r>
                </m:sub>
              </m:sSub>
            </m:e>
          </m:d>
        </m:oMath>
      </m:oMathPara>
    </w:p>
    <w:p w14:paraId="5A9B7448" w14:textId="77777777" w:rsidR="00C90F96" w:rsidRDefault="00C90F96" w:rsidP="00C90F96">
      <w:pPr>
        <w:pStyle w:val="FirstParagraph"/>
        <w:rPr>
          <w:ins w:id="1699" w:author="Juan Pablo Bernal Tamayo" w:date="2026-07-01T15:57:00Z" w16du:dateUtc="2026-07-01T12:57:00Z"/>
        </w:rPr>
      </w:pPr>
      <w:ins w:id="1700" w:author="Juan Pablo Bernal Tamayo" w:date="2026-07-01T15:57:00Z" w16du:dateUtc="2026-07-01T12:57:00Z">
        <w:r>
          <w:t xml:space="preserve">and analogously for lineage B. The equal-weight rank aggregation provides a non-parametric method to balance structural evidence (W-matrix norm and out-degree) with functional evidence (energy correlation) without assuming a specific parametric scale for any individual metric. The </w:t>
        </w:r>
        <w:r>
          <w:rPr>
            <w:b/>
            <w:bCs/>
          </w:rPr>
          <w:t>lineage bias</w:t>
        </w:r>
        <w:r>
          <w:t xml:space="preserve"> </w:t>
        </w:r>
      </w:ins>
      <m:oMath>
        <m:r>
          <w:ins w:id="1701" w:author="Juan Pablo Bernal Tamayo" w:date="2026-07-01T15:57:00Z" w16du:dateUtc="2026-07-01T12:57:00Z">
            <w:rPr>
              <w:rFonts w:ascii="Cambria Math" w:hAnsi="Cambria Math"/>
            </w:rPr>
            <m:t>Δ</m:t>
          </w:ins>
        </m:r>
        <m:r>
          <w:ins w:id="1702" w:author="Juan Pablo Bernal Tamayo" w:date="2026-07-01T15:57:00Z" w16du:dateUtc="2026-07-01T12:57:00Z">
            <m:rPr>
              <m:sty m:val="p"/>
            </m:rPr>
            <w:rPr>
              <w:rFonts w:ascii="Cambria Math" w:hAnsi="Cambria Math"/>
            </w:rPr>
            <m:t>=</m:t>
          </w:ins>
        </m:r>
        <m:sSub>
          <m:sSubPr>
            <m:ctrlPr>
              <w:ins w:id="1703" w:author="Juan Pablo Bernal Tamayo" w:date="2026-07-01T15:57:00Z" w16du:dateUtc="2026-07-01T12:57:00Z">
                <w:rPr>
                  <w:rFonts w:ascii="Cambria Math" w:hAnsi="Cambria Math"/>
                </w:rPr>
              </w:ins>
            </m:ctrlPr>
          </m:sSubPr>
          <m:e>
            <m:r>
              <w:ins w:id="1704" w:author="Juan Pablo Bernal Tamayo" w:date="2026-07-01T15:57:00Z" w16du:dateUtc="2026-07-01T12:57:00Z">
                <m:rPr>
                  <m:nor/>
                </m:rPr>
                <m:t>score</m:t>
              </w:ins>
            </m:r>
          </m:e>
          <m:sub>
            <m:r>
              <w:ins w:id="1705" w:author="Juan Pablo Bernal Tamayo" w:date="2026-07-01T15:57:00Z" w16du:dateUtc="2026-07-01T12:57:00Z">
                <w:rPr>
                  <w:rFonts w:ascii="Cambria Math" w:hAnsi="Cambria Math"/>
                </w:rPr>
                <m:t>A</m:t>
              </w:ins>
            </m:r>
          </m:sub>
        </m:sSub>
        <m:r>
          <w:ins w:id="1706" w:author="Juan Pablo Bernal Tamayo" w:date="2026-07-01T15:57:00Z" w16du:dateUtc="2026-07-01T12:57:00Z">
            <m:rPr>
              <m:sty m:val="p"/>
            </m:rPr>
            <w:rPr>
              <w:rFonts w:ascii="Cambria Math" w:hAnsi="Cambria Math"/>
            </w:rPr>
            <m:t>-</m:t>
          </w:ins>
        </m:r>
        <m:sSub>
          <m:sSubPr>
            <m:ctrlPr>
              <w:ins w:id="1707" w:author="Juan Pablo Bernal Tamayo" w:date="2026-07-01T15:57:00Z" w16du:dateUtc="2026-07-01T12:57:00Z">
                <w:rPr>
                  <w:rFonts w:ascii="Cambria Math" w:hAnsi="Cambria Math"/>
                </w:rPr>
              </w:ins>
            </m:ctrlPr>
          </m:sSubPr>
          <m:e>
            <m:r>
              <w:ins w:id="1708" w:author="Juan Pablo Bernal Tamayo" w:date="2026-07-01T15:57:00Z" w16du:dateUtc="2026-07-01T12:57:00Z">
                <m:rPr>
                  <m:nor/>
                </m:rPr>
                <m:t>score</m:t>
              </w:ins>
            </m:r>
          </m:e>
          <m:sub>
            <m:r>
              <w:ins w:id="1709" w:author="Juan Pablo Bernal Tamayo" w:date="2026-07-01T15:57:00Z" w16du:dateUtc="2026-07-01T12:57:00Z">
                <w:rPr>
                  <w:rFonts w:ascii="Cambria Math" w:hAnsi="Cambria Math"/>
                </w:rPr>
                <m:t>B</m:t>
              </w:ins>
            </m:r>
          </m:sub>
        </m:sSub>
      </m:oMath>
      <w:ins w:id="1710" w:author="Juan Pablo Bernal Tamayo" w:date="2026-07-01T15:57:00Z" w16du:dateUtc="2026-07-01T12:57:00Z">
        <w:r>
          <w:t xml:space="preserve"> is positive for genes that are more regulatory-influential in lineage A than B, and negative for the converse. Candidate genes for KO screening are selected by taking the top-</w:t>
        </w:r>
      </w:ins>
      <m:oMath>
        <m:r>
          <w:ins w:id="1711" w:author="Juan Pablo Bernal Tamayo" w:date="2026-07-01T15:57:00Z" w16du:dateUtc="2026-07-01T12:57:00Z">
            <w:rPr>
              <w:rFonts w:ascii="Cambria Math" w:hAnsi="Cambria Math"/>
            </w:rPr>
            <m:t>n</m:t>
          </w:ins>
        </m:r>
      </m:oMath>
      <w:ins w:id="1712" w:author="Juan Pablo Bernal Tamayo" w:date="2026-07-01T15:57:00Z" w16du:dateUtc="2026-07-01T12:57:00Z">
        <w:r>
          <w:t xml:space="preserve"> genes by </w:t>
        </w:r>
      </w:ins>
      <m:oMath>
        <m:sSub>
          <m:sSubPr>
            <m:ctrlPr>
              <w:ins w:id="1713" w:author="Juan Pablo Bernal Tamayo" w:date="2026-07-01T15:57:00Z" w16du:dateUtc="2026-07-01T12:57:00Z">
                <w:rPr>
                  <w:rFonts w:ascii="Cambria Math" w:hAnsi="Cambria Math"/>
                </w:rPr>
              </w:ins>
            </m:ctrlPr>
          </m:sSubPr>
          <m:e>
            <m:r>
              <w:ins w:id="1714" w:author="Juan Pablo Bernal Tamayo" w:date="2026-07-01T15:57:00Z" w16du:dateUtc="2026-07-01T12:57:00Z">
                <m:rPr>
                  <m:nor/>
                </m:rPr>
                <m:t>score</m:t>
              </w:ins>
            </m:r>
          </m:e>
          <m:sub>
            <m:r>
              <w:ins w:id="1715" w:author="Juan Pablo Bernal Tamayo" w:date="2026-07-01T15:57:00Z" w16du:dateUtc="2026-07-01T12:57:00Z">
                <w:rPr>
                  <w:rFonts w:ascii="Cambria Math" w:hAnsi="Cambria Math"/>
                </w:rPr>
                <m:t>A</m:t>
              </w:ins>
            </m:r>
          </m:sub>
        </m:sSub>
      </m:oMath>
      <w:ins w:id="1716" w:author="Juan Pablo Bernal Tamayo" w:date="2026-07-01T15:57:00Z" w16du:dateUtc="2026-07-01T12:57:00Z">
        <w:r>
          <w:t xml:space="preserve"> and top-</w:t>
        </w:r>
      </w:ins>
      <m:oMath>
        <m:r>
          <w:ins w:id="1717" w:author="Juan Pablo Bernal Tamayo" w:date="2026-07-01T15:57:00Z" w16du:dateUtc="2026-07-01T12:57:00Z">
            <w:rPr>
              <w:rFonts w:ascii="Cambria Math" w:hAnsi="Cambria Math"/>
            </w:rPr>
            <m:t>n</m:t>
          </w:ins>
        </m:r>
      </m:oMath>
      <w:ins w:id="1718" w:author="Juan Pablo Bernal Tamayo" w:date="2026-07-01T15:57:00Z" w16du:dateUtc="2026-07-01T12:57:00Z">
        <w:r>
          <w:t xml:space="preserve"> by </w:t>
        </w:r>
      </w:ins>
      <m:oMath>
        <m:sSub>
          <m:sSubPr>
            <m:ctrlPr>
              <w:ins w:id="1719" w:author="Juan Pablo Bernal Tamayo" w:date="2026-07-01T15:57:00Z" w16du:dateUtc="2026-07-01T12:57:00Z">
                <w:rPr>
                  <w:rFonts w:ascii="Cambria Math" w:hAnsi="Cambria Math"/>
                </w:rPr>
              </w:ins>
            </m:ctrlPr>
          </m:sSubPr>
          <m:e>
            <m:r>
              <w:ins w:id="1720" w:author="Juan Pablo Bernal Tamayo" w:date="2026-07-01T15:57:00Z" w16du:dateUtc="2026-07-01T12:57:00Z">
                <m:rPr>
                  <m:nor/>
                </m:rPr>
                <m:t>score</m:t>
              </w:ins>
            </m:r>
          </m:e>
          <m:sub>
            <m:r>
              <w:ins w:id="1721" w:author="Juan Pablo Bernal Tamayo" w:date="2026-07-01T15:57:00Z" w16du:dateUtc="2026-07-01T12:57:00Z">
                <w:rPr>
                  <w:rFonts w:ascii="Cambria Math" w:hAnsi="Cambria Math"/>
                </w:rPr>
                <m:t>B</m:t>
              </w:ins>
            </m:r>
          </m:sub>
        </m:sSub>
      </m:oMath>
      <w:ins w:id="1722" w:author="Juan Pablo Bernal Tamayo" w:date="2026-07-01T15:57:00Z" w16du:dateUtc="2026-07-01T12:57:00Z">
        <w:r>
          <w:t>.</w:t>
        </w:r>
      </w:ins>
    </w:p>
    <w:p w14:paraId="51A87ED2" w14:textId="77777777" w:rsidR="00E2350D" w:rsidRDefault="00E2350D" w:rsidP="00E2350D">
      <w:pPr>
        <w:pStyle w:val="Heading3"/>
        <w:rPr>
          <w:ins w:id="1723" w:author="Juan Pablo Bernal Tamayo" w:date="2026-06-05T13:27:00Z" w16du:dateUtc="2026-06-05T10:27:00Z"/>
        </w:rPr>
      </w:pPr>
      <w:ins w:id="1724" w:author="Juan Pablo Bernal Tamayo" w:date="2026-06-05T13:27:00Z" w16du:dateUtc="2026-06-05T10:27:00Z">
        <w:r>
          <w:t>8.5 Perturbation Effect Quantification</w:t>
        </w:r>
      </w:ins>
    </w:p>
    <w:p w14:paraId="48161308" w14:textId="77777777" w:rsidR="00E2350D" w:rsidRDefault="00E2350D" w:rsidP="00E2350D">
      <w:pPr>
        <w:pStyle w:val="FirstParagraph"/>
        <w:rPr>
          <w:ins w:id="1725" w:author="Juan Pablo Bernal Tamayo" w:date="2026-06-05T13:27:00Z" w16du:dateUtc="2026-06-05T10:27:00Z"/>
        </w:rPr>
      </w:pPr>
      <w:ins w:id="1726" w:author="Juan Pablo Bernal Tamayo" w:date="2026-06-05T13:27:00Z" w16du:dateUtc="2026-06-05T10:27:00Z">
        <w:r>
          <w:t>After running a KO simulation, several complementary metrics quantify its magnitude:</w:t>
        </w:r>
      </w:ins>
    </w:p>
    <w:p w14:paraId="11E50475" w14:textId="77777777" w:rsidR="00E2350D" w:rsidRDefault="00E2350D" w:rsidP="00E2350D">
      <w:pPr>
        <w:pStyle w:val="BodyText"/>
        <w:rPr>
          <w:ins w:id="1727" w:author="Juan Pablo Bernal Tamayo" w:date="2026-06-05T13:27:00Z" w16du:dateUtc="2026-06-05T10:27:00Z"/>
        </w:rPr>
      </w:pPr>
      <w:ins w:id="1728" w:author="Juan Pablo Bernal Tamayo" w:date="2026-06-05T13:27:00Z" w16du:dateUtc="2026-06-05T10:27:00Z">
        <w:r>
          <w:rPr>
            <w:b/>
            <w:bCs/>
          </w:rPr>
          <w:t>Per-cluster effect score.</w:t>
        </w:r>
        <w:r>
          <w:t xml:space="preserve"> For each cell-type cluster </w:t>
        </w:r>
      </w:ins>
      <m:oMath>
        <m:r>
          <w:ins w:id="1729" w:author="Juan Pablo Bernal Tamayo" w:date="2026-06-05T13:27:00Z" w16du:dateUtc="2026-06-05T10:27:00Z">
            <w:rPr>
              <w:rFonts w:ascii="Cambria Math" w:hAnsi="Cambria Math"/>
            </w:rPr>
            <m:t>c</m:t>
          </w:ins>
        </m:r>
      </m:oMath>
      <w:ins w:id="1730" w:author="Juan Pablo Bernal Tamayo" w:date="2026-06-05T13:27:00Z" w16du:dateUtc="2026-06-05T10:27:00Z">
        <w:r>
          <w:t xml:space="preserve">, let </w:t>
        </w:r>
      </w:ins>
      <m:oMath>
        <m:sSub>
          <m:sSubPr>
            <m:ctrlPr>
              <w:ins w:id="1731" w:author="Juan Pablo Bernal Tamayo" w:date="2026-06-05T13:27:00Z" w16du:dateUtc="2026-06-05T10:27:00Z">
                <w:rPr>
                  <w:rFonts w:ascii="Cambria Math" w:hAnsi="Cambria Math"/>
                </w:rPr>
              </w:ins>
            </m:ctrlPr>
          </m:sSubPr>
          <m:e>
            <m:r>
              <w:ins w:id="1732" w:author="Juan Pablo Bernal Tamayo" w:date="2026-06-05T13:27:00Z" w16du:dateUtc="2026-06-05T10:27:00Z">
                <w:rPr>
                  <w:rFonts w:ascii="Cambria Math" w:hAnsi="Cambria Math"/>
                </w:rPr>
                <m:t>C</m:t>
              </w:ins>
            </m:r>
          </m:e>
          <m:sub>
            <m:r>
              <w:ins w:id="1733" w:author="Juan Pablo Bernal Tamayo" w:date="2026-06-05T13:27:00Z" w16du:dateUtc="2026-06-05T10:27:00Z">
                <w:rPr>
                  <w:rFonts w:ascii="Cambria Math" w:hAnsi="Cambria Math"/>
                </w:rPr>
                <m:t>c</m:t>
              </w:ins>
            </m:r>
          </m:sub>
        </m:sSub>
      </m:oMath>
      <w:ins w:id="1734" w:author="Juan Pablo Bernal Tamayo" w:date="2026-06-05T13:27:00Z" w16du:dateUtc="2026-06-05T10:27:00Z">
        <w:r>
          <w:t xml:space="preserve"> denote the set of cells belonging to that cluster, and let </w:t>
        </w:r>
      </w:ins>
      <m:oMath>
        <m:r>
          <w:ins w:id="1735" w:author="Juan Pablo Bernal Tamayo" w:date="2026-06-05T13:27:00Z" w16du:dateUtc="2026-06-05T10:27:00Z">
            <w:rPr>
              <w:rFonts w:ascii="Cambria Math" w:hAnsi="Cambria Math"/>
            </w:rPr>
            <m:t>N</m:t>
          </w:ins>
        </m:r>
      </m:oMath>
      <w:ins w:id="1736" w:author="Juan Pablo Bernal Tamayo" w:date="2026-06-05T13:27:00Z" w16du:dateUtc="2026-06-05T10:27:00Z">
        <w:r>
          <w:t xml:space="preserve"> be the total number of genes (as defined in Section 1.1). The mean absolute expression change is:</w:t>
        </w:r>
      </w:ins>
    </w:p>
    <w:p w14:paraId="19E8BB39" w14:textId="77777777" w:rsidR="00E2350D" w:rsidRDefault="00000000" w:rsidP="00E2350D">
      <w:pPr>
        <w:pStyle w:val="BodyText"/>
        <w:rPr>
          <w:ins w:id="1737" w:author="Juan Pablo Bernal Tamayo" w:date="2026-06-05T13:27:00Z" w16du:dateUtc="2026-06-05T10:27:00Z"/>
        </w:rPr>
      </w:pPr>
      <m:oMathPara>
        <m:oMathParaPr>
          <m:jc m:val="center"/>
        </m:oMathParaPr>
        <m:oMath>
          <m:sSub>
            <m:sSubPr>
              <m:ctrlPr>
                <w:ins w:id="1738" w:author="Juan Pablo Bernal Tamayo" w:date="2026-06-05T13:27:00Z" w16du:dateUtc="2026-06-05T10:27:00Z">
                  <w:rPr>
                    <w:rFonts w:ascii="Cambria Math" w:hAnsi="Cambria Math"/>
                  </w:rPr>
                </w:ins>
              </m:ctrlPr>
            </m:sSubPr>
            <m:e>
              <m:r>
                <w:ins w:id="1739" w:author="Juan Pablo Bernal Tamayo" w:date="2026-06-05T13:27:00Z" w16du:dateUtc="2026-06-05T10:27:00Z">
                  <w:rPr>
                    <w:rFonts w:ascii="Cambria Math" w:hAnsi="Cambria Math"/>
                  </w:rPr>
                  <m:t>S</m:t>
                </w:ins>
              </m:r>
            </m:e>
            <m:sub>
              <m:r>
                <w:ins w:id="1740" w:author="Juan Pablo Bernal Tamayo" w:date="2026-06-05T13:27:00Z" w16du:dateUtc="2026-06-05T10:27:00Z">
                  <w:rPr>
                    <w:rFonts w:ascii="Cambria Math" w:hAnsi="Cambria Math"/>
                  </w:rPr>
                  <m:t>c</m:t>
                </w:ins>
              </m:r>
            </m:sub>
          </m:sSub>
          <m:r>
            <w:ins w:id="1741" w:author="Juan Pablo Bernal Tamayo" w:date="2026-06-05T13:27:00Z" w16du:dateUtc="2026-06-05T10:27:00Z">
              <m:rPr>
                <m:sty m:val="p"/>
              </m:rPr>
              <w:rPr>
                <w:rFonts w:ascii="Cambria Math" w:hAnsi="Cambria Math"/>
              </w:rPr>
              <m:t>=</m:t>
            </w:ins>
          </m:r>
          <m:f>
            <m:fPr>
              <m:ctrlPr>
                <w:ins w:id="1742" w:author="Juan Pablo Bernal Tamayo" w:date="2026-06-05T13:27:00Z" w16du:dateUtc="2026-06-05T10:27:00Z">
                  <w:rPr>
                    <w:rFonts w:ascii="Cambria Math" w:hAnsi="Cambria Math"/>
                  </w:rPr>
                </w:ins>
              </m:ctrlPr>
            </m:fPr>
            <m:num>
              <m:r>
                <w:ins w:id="1743" w:author="Juan Pablo Bernal Tamayo" w:date="2026-06-05T13:27:00Z" w16du:dateUtc="2026-06-05T10:27:00Z">
                  <w:rPr>
                    <w:rFonts w:ascii="Cambria Math" w:hAnsi="Cambria Math"/>
                  </w:rPr>
                  <m:t>1</m:t>
                </w:ins>
              </m:r>
            </m:num>
            <m:den>
              <m:d>
                <m:dPr>
                  <m:begChr m:val="|"/>
                  <m:endChr m:val="|"/>
                  <m:ctrlPr>
                    <w:ins w:id="1744" w:author="Juan Pablo Bernal Tamayo" w:date="2026-06-05T13:27:00Z" w16du:dateUtc="2026-06-05T10:27:00Z">
                      <w:rPr>
                        <w:rFonts w:ascii="Cambria Math" w:hAnsi="Cambria Math"/>
                      </w:rPr>
                    </w:ins>
                  </m:ctrlPr>
                </m:dPr>
                <m:e>
                  <m:sSub>
                    <m:sSubPr>
                      <m:ctrlPr>
                        <w:ins w:id="1745" w:author="Juan Pablo Bernal Tamayo" w:date="2026-06-05T13:27:00Z" w16du:dateUtc="2026-06-05T10:27:00Z">
                          <w:rPr>
                            <w:rFonts w:ascii="Cambria Math" w:hAnsi="Cambria Math"/>
                          </w:rPr>
                        </w:ins>
                      </m:ctrlPr>
                    </m:sSubPr>
                    <m:e>
                      <m:r>
                        <w:ins w:id="1746" w:author="Juan Pablo Bernal Tamayo" w:date="2026-06-05T13:27:00Z" w16du:dateUtc="2026-06-05T10:27:00Z">
                          <w:rPr>
                            <w:rFonts w:ascii="Cambria Math" w:hAnsi="Cambria Math"/>
                          </w:rPr>
                          <m:t>C</m:t>
                        </w:ins>
                      </m:r>
                    </m:e>
                    <m:sub>
                      <m:r>
                        <w:ins w:id="1747" w:author="Juan Pablo Bernal Tamayo" w:date="2026-06-05T13:27:00Z" w16du:dateUtc="2026-06-05T10:27:00Z">
                          <w:rPr>
                            <w:rFonts w:ascii="Cambria Math" w:hAnsi="Cambria Math"/>
                          </w:rPr>
                          <m:t>c</m:t>
                        </w:ins>
                      </m:r>
                    </m:sub>
                  </m:sSub>
                </m:e>
              </m:d>
              <m:r>
                <w:ins w:id="1748" w:author="Juan Pablo Bernal Tamayo" w:date="2026-06-05T13:27:00Z" w16du:dateUtc="2026-06-05T10:27:00Z">
                  <m:rPr>
                    <m:sty m:val="p"/>
                  </m:rPr>
                  <w:rPr>
                    <w:rFonts w:ascii="Cambria Math" w:hAnsi="Cambria Math"/>
                  </w:rPr>
                  <m:t>⋅</m:t>
                </w:ins>
              </m:r>
              <m:r>
                <w:ins w:id="1749" w:author="Juan Pablo Bernal Tamayo" w:date="2026-06-05T13:27:00Z" w16du:dateUtc="2026-06-05T10:27:00Z">
                  <w:rPr>
                    <w:rFonts w:ascii="Cambria Math" w:hAnsi="Cambria Math"/>
                  </w:rPr>
                  <m:t>N</m:t>
                </w:ins>
              </m:r>
            </m:den>
          </m:f>
          <m:nary>
            <m:naryPr>
              <m:chr m:val="∑"/>
              <m:limLoc m:val="undOvr"/>
              <m:supHide m:val="1"/>
              <m:ctrlPr>
                <w:ins w:id="1750" w:author="Juan Pablo Bernal Tamayo" w:date="2026-06-05T13:27:00Z" w16du:dateUtc="2026-06-05T10:27:00Z">
                  <w:rPr>
                    <w:rFonts w:ascii="Cambria Math" w:hAnsi="Cambria Math"/>
                  </w:rPr>
                </w:ins>
              </m:ctrlPr>
            </m:naryPr>
            <m:sub>
              <m:r>
                <w:ins w:id="1751" w:author="Juan Pablo Bernal Tamayo" w:date="2026-06-05T13:27:00Z" w16du:dateUtc="2026-06-05T10:27:00Z">
                  <w:rPr>
                    <w:rFonts w:ascii="Cambria Math" w:hAnsi="Cambria Math"/>
                  </w:rPr>
                  <m:t>i</m:t>
                </w:ins>
              </m:r>
              <m:r>
                <w:ins w:id="1752" w:author="Juan Pablo Bernal Tamayo" w:date="2026-06-05T13:27:00Z" w16du:dateUtc="2026-06-05T10:27:00Z">
                  <m:rPr>
                    <m:sty m:val="p"/>
                  </m:rPr>
                  <w:rPr>
                    <w:rFonts w:ascii="Cambria Math" w:hAnsi="Cambria Math"/>
                  </w:rPr>
                  <m:t>∈</m:t>
                </w:ins>
              </m:r>
              <m:sSub>
                <m:sSubPr>
                  <m:ctrlPr>
                    <w:ins w:id="1753" w:author="Juan Pablo Bernal Tamayo" w:date="2026-06-05T13:27:00Z" w16du:dateUtc="2026-06-05T10:27:00Z">
                      <w:rPr>
                        <w:rFonts w:ascii="Cambria Math" w:hAnsi="Cambria Math"/>
                      </w:rPr>
                    </w:ins>
                  </m:ctrlPr>
                </m:sSubPr>
                <m:e>
                  <m:r>
                    <w:ins w:id="1754" w:author="Juan Pablo Bernal Tamayo" w:date="2026-06-05T13:27:00Z" w16du:dateUtc="2026-06-05T10:27:00Z">
                      <w:rPr>
                        <w:rFonts w:ascii="Cambria Math" w:hAnsi="Cambria Math"/>
                      </w:rPr>
                      <m:t>C</m:t>
                    </w:ins>
                  </m:r>
                </m:e>
                <m:sub>
                  <m:r>
                    <w:ins w:id="1755" w:author="Juan Pablo Bernal Tamayo" w:date="2026-06-05T13:27:00Z" w16du:dateUtc="2026-06-05T10:27:00Z">
                      <w:rPr>
                        <w:rFonts w:ascii="Cambria Math" w:hAnsi="Cambria Math"/>
                      </w:rPr>
                      <m:t>c</m:t>
                    </w:ins>
                  </m:r>
                </m:sub>
              </m:sSub>
            </m:sub>
            <m:sup>
              <m:r>
                <w:ins w:id="1756" w:author="Juan Pablo Bernal Tamayo" w:date="2026-06-05T13:27:00Z" w16du:dateUtc="2026-06-05T10:27:00Z">
                  <w:rPr>
                    <w:rFonts w:ascii="Cambria Math" w:hAnsi="Cambria Math"/>
                  </w:rPr>
                  <m:t>​</m:t>
                </w:ins>
              </m:r>
            </m:sup>
            <m:e>
              <m:r>
                <w:ins w:id="1757" w:author="Juan Pablo Bernal Tamayo" w:date="2026-06-05T13:27:00Z" w16du:dateUtc="2026-06-05T10:27:00Z">
                  <m:rPr>
                    <m:sty m:val="p"/>
                  </m:rPr>
                  <w:rPr>
                    <w:rFonts w:ascii="Cambria Math" w:hAnsi="Cambria Math"/>
                  </w:rPr>
                  <m:t>∥</m:t>
                </w:ins>
              </m:r>
            </m:e>
          </m:nary>
          <m:r>
            <w:ins w:id="1758" w:author="Juan Pablo Bernal Tamayo" w:date="2026-06-05T13:27:00Z" w16du:dateUtc="2026-06-05T10:27:00Z">
              <w:rPr>
                <w:rFonts w:ascii="Cambria Math" w:hAnsi="Cambria Math"/>
              </w:rPr>
              <m:t>Δ</m:t>
            </w:ins>
          </m:r>
          <m:sSub>
            <m:sSubPr>
              <m:ctrlPr>
                <w:ins w:id="1759" w:author="Juan Pablo Bernal Tamayo" w:date="2026-06-05T13:27:00Z" w16du:dateUtc="2026-06-05T10:27:00Z">
                  <w:rPr>
                    <w:rFonts w:ascii="Cambria Math" w:hAnsi="Cambria Math"/>
                  </w:rPr>
                </w:ins>
              </m:ctrlPr>
            </m:sSubPr>
            <m:e>
              <m:r>
                <w:ins w:id="1760" w:author="Juan Pablo Bernal Tamayo" w:date="2026-06-05T13:27:00Z" w16du:dateUtc="2026-06-05T10:27:00Z">
                  <m:rPr>
                    <m:sty m:val="b"/>
                  </m:rPr>
                  <w:rPr>
                    <w:rFonts w:ascii="Cambria Math" w:hAnsi="Cambria Math"/>
                  </w:rPr>
                  <m:t>x</m:t>
                </w:ins>
              </m:r>
            </m:e>
            <m:sub>
              <m:r>
                <w:ins w:id="1761" w:author="Juan Pablo Bernal Tamayo" w:date="2026-06-05T13:27:00Z" w16du:dateUtc="2026-06-05T10:27:00Z">
                  <w:rPr>
                    <w:rFonts w:ascii="Cambria Math" w:hAnsi="Cambria Math"/>
                  </w:rPr>
                  <m:t>i</m:t>
                </w:ins>
              </m:r>
            </m:sub>
          </m:sSub>
          <m:sSub>
            <m:sSubPr>
              <m:ctrlPr>
                <w:ins w:id="1762" w:author="Juan Pablo Bernal Tamayo" w:date="2026-06-05T13:27:00Z" w16du:dateUtc="2026-06-05T10:27:00Z">
                  <w:rPr>
                    <w:rFonts w:ascii="Cambria Math" w:hAnsi="Cambria Math"/>
                  </w:rPr>
                </w:ins>
              </m:ctrlPr>
            </m:sSubPr>
            <m:e>
              <m:r>
                <w:ins w:id="1763" w:author="Juan Pablo Bernal Tamayo" w:date="2026-06-05T13:27:00Z" w16du:dateUtc="2026-06-05T10:27:00Z">
                  <m:rPr>
                    <m:sty m:val="p"/>
                  </m:rPr>
                  <w:rPr>
                    <w:rFonts w:ascii="Cambria Math" w:hAnsi="Cambria Math"/>
                  </w:rPr>
                  <m:t>∥</m:t>
                </w:ins>
              </m:r>
            </m:e>
            <m:sub>
              <m:r>
                <w:ins w:id="1764" w:author="Juan Pablo Bernal Tamayo" w:date="2026-06-05T13:27:00Z" w16du:dateUtc="2026-06-05T10:27:00Z">
                  <w:rPr>
                    <w:rFonts w:ascii="Cambria Math" w:hAnsi="Cambria Math"/>
                  </w:rPr>
                  <m:t>1</m:t>
                </w:ins>
              </m:r>
            </m:sub>
          </m:sSub>
        </m:oMath>
      </m:oMathPara>
    </w:p>
    <w:p w14:paraId="10632E76" w14:textId="77777777" w:rsidR="00E2350D" w:rsidRDefault="00E2350D" w:rsidP="00E2350D">
      <w:pPr>
        <w:pStyle w:val="FirstParagraph"/>
        <w:rPr>
          <w:ins w:id="1765" w:author="Juan Pablo Bernal Tamayo" w:date="2026-06-05T13:27:00Z" w16du:dateUtc="2026-06-05T10:27:00Z"/>
        </w:rPr>
      </w:pPr>
      <w:ins w:id="1766" w:author="Juan Pablo Bernal Tamayo" w:date="2026-06-05T13:27:00Z" w16du:dateUtc="2026-06-05T10:27:00Z">
        <w:r>
          <w:t>or alternatively using the L2 norm, median, or maximum across cells. This produces a cluster × gene matrix of perturbation effects.</w:t>
        </w:r>
      </w:ins>
    </w:p>
    <w:p w14:paraId="47FA138C" w14:textId="77777777" w:rsidR="00E2350D" w:rsidRDefault="00E2350D" w:rsidP="00E2350D">
      <w:pPr>
        <w:pStyle w:val="BodyText"/>
        <w:rPr>
          <w:ins w:id="1767" w:author="Juan Pablo Bernal Tamayo" w:date="2026-06-05T13:27:00Z" w16du:dateUtc="2026-06-05T10:27:00Z"/>
        </w:rPr>
      </w:pPr>
      <w:ins w:id="1768" w:author="Juan Pablo Bernal Tamayo" w:date="2026-06-05T13:27:00Z" w16du:dateUtc="2026-06-05T10:27:00Z">
        <w:r>
          <w:rPr>
            <w:b/>
            <w:bCs/>
          </w:rPr>
          <w:t>Cell transition score.</w:t>
        </w:r>
        <w:r>
          <w:t xml:space="preserve"> The per-cell perturbation magnitude is the L2-norm of the expression-change vector:</w:t>
        </w:r>
      </w:ins>
    </w:p>
    <w:p w14:paraId="5FCCC1EA" w14:textId="77777777" w:rsidR="00E2350D" w:rsidRDefault="00000000" w:rsidP="00E2350D">
      <w:pPr>
        <w:pStyle w:val="BodyText"/>
        <w:rPr>
          <w:ins w:id="1769" w:author="Juan Pablo Bernal Tamayo" w:date="2026-06-05T13:27:00Z" w16du:dateUtc="2026-06-05T10:27:00Z"/>
        </w:rPr>
      </w:pPr>
      <m:oMathPara>
        <m:oMathParaPr>
          <m:jc m:val="center"/>
        </m:oMathParaPr>
        <m:oMath>
          <m:sSub>
            <m:sSubPr>
              <m:ctrlPr>
                <w:ins w:id="1770" w:author="Juan Pablo Bernal Tamayo" w:date="2026-06-05T13:27:00Z" w16du:dateUtc="2026-06-05T10:27:00Z">
                  <w:rPr>
                    <w:rFonts w:ascii="Cambria Math" w:hAnsi="Cambria Math"/>
                  </w:rPr>
                </w:ins>
              </m:ctrlPr>
            </m:sSubPr>
            <m:e>
              <m:r>
                <w:ins w:id="1771" w:author="Juan Pablo Bernal Tamayo" w:date="2026-06-05T13:27:00Z" w16du:dateUtc="2026-06-05T10:27:00Z">
                  <w:rPr>
                    <w:rFonts w:ascii="Cambria Math" w:hAnsi="Cambria Math"/>
                  </w:rPr>
                  <m:t>m</m:t>
                </w:ins>
              </m:r>
            </m:e>
            <m:sub>
              <m:r>
                <w:ins w:id="1772" w:author="Juan Pablo Bernal Tamayo" w:date="2026-06-05T13:27:00Z" w16du:dateUtc="2026-06-05T10:27:00Z">
                  <w:rPr>
                    <w:rFonts w:ascii="Cambria Math" w:hAnsi="Cambria Math"/>
                  </w:rPr>
                  <m:t>i</m:t>
                </w:ins>
              </m:r>
            </m:sub>
          </m:sSub>
          <m:r>
            <w:ins w:id="1773" w:author="Juan Pablo Bernal Tamayo" w:date="2026-06-05T13:27:00Z" w16du:dateUtc="2026-06-05T10:27:00Z">
              <m:rPr>
                <m:sty m:val="p"/>
              </m:rPr>
              <w:rPr>
                <w:rFonts w:ascii="Cambria Math" w:hAnsi="Cambria Math"/>
              </w:rPr>
              <m:t>=∥</m:t>
            </w:ins>
          </m:r>
          <m:r>
            <w:ins w:id="1774" w:author="Juan Pablo Bernal Tamayo" w:date="2026-06-05T13:27:00Z" w16du:dateUtc="2026-06-05T10:27:00Z">
              <w:rPr>
                <w:rFonts w:ascii="Cambria Math" w:hAnsi="Cambria Math"/>
              </w:rPr>
              <m:t>Δ</m:t>
            </w:ins>
          </m:r>
          <m:sSub>
            <m:sSubPr>
              <m:ctrlPr>
                <w:ins w:id="1775" w:author="Juan Pablo Bernal Tamayo" w:date="2026-06-05T13:27:00Z" w16du:dateUtc="2026-06-05T10:27:00Z">
                  <w:rPr>
                    <w:rFonts w:ascii="Cambria Math" w:hAnsi="Cambria Math"/>
                  </w:rPr>
                </w:ins>
              </m:ctrlPr>
            </m:sSubPr>
            <m:e>
              <m:r>
                <w:ins w:id="1776" w:author="Juan Pablo Bernal Tamayo" w:date="2026-06-05T13:27:00Z" w16du:dateUtc="2026-06-05T10:27:00Z">
                  <m:rPr>
                    <m:sty m:val="b"/>
                  </m:rPr>
                  <w:rPr>
                    <w:rFonts w:ascii="Cambria Math" w:hAnsi="Cambria Math"/>
                  </w:rPr>
                  <m:t>x</m:t>
                </w:ins>
              </m:r>
            </m:e>
            <m:sub>
              <m:r>
                <w:ins w:id="1777" w:author="Juan Pablo Bernal Tamayo" w:date="2026-06-05T13:27:00Z" w16du:dateUtc="2026-06-05T10:27:00Z">
                  <w:rPr>
                    <w:rFonts w:ascii="Cambria Math" w:hAnsi="Cambria Math"/>
                  </w:rPr>
                  <m:t>i</m:t>
                </w:ins>
              </m:r>
            </m:sub>
          </m:sSub>
          <m:sSub>
            <m:sSubPr>
              <m:ctrlPr>
                <w:ins w:id="1778" w:author="Juan Pablo Bernal Tamayo" w:date="2026-06-05T13:27:00Z" w16du:dateUtc="2026-06-05T10:27:00Z">
                  <w:rPr>
                    <w:rFonts w:ascii="Cambria Math" w:hAnsi="Cambria Math"/>
                  </w:rPr>
                </w:ins>
              </m:ctrlPr>
            </m:sSubPr>
            <m:e>
              <m:r>
                <w:ins w:id="1779" w:author="Juan Pablo Bernal Tamayo" w:date="2026-06-05T13:27:00Z" w16du:dateUtc="2026-06-05T10:27:00Z">
                  <m:rPr>
                    <m:sty m:val="p"/>
                  </m:rPr>
                  <w:rPr>
                    <w:rFonts w:ascii="Cambria Math" w:hAnsi="Cambria Math"/>
                  </w:rPr>
                  <m:t>∥</m:t>
                </w:ins>
              </m:r>
            </m:e>
            <m:sub>
              <m:r>
                <w:ins w:id="1780" w:author="Juan Pablo Bernal Tamayo" w:date="2026-06-05T13:27:00Z" w16du:dateUtc="2026-06-05T10:27:00Z">
                  <w:rPr>
                    <w:rFonts w:ascii="Cambria Math" w:hAnsi="Cambria Math"/>
                  </w:rPr>
                  <m:t>2</m:t>
                </w:ins>
              </m:r>
            </m:sub>
          </m:sSub>
        </m:oMath>
      </m:oMathPara>
    </w:p>
    <w:p w14:paraId="4D3828F7" w14:textId="77777777" w:rsidR="00E2350D" w:rsidRDefault="00E2350D" w:rsidP="00E2350D">
      <w:pPr>
        <w:pStyle w:val="FirstParagraph"/>
        <w:rPr>
          <w:ins w:id="1781" w:author="Juan Pablo Bernal Tamayo" w:date="2026-06-05T13:27:00Z" w16du:dateUtc="2026-06-05T10:27:00Z"/>
        </w:rPr>
      </w:pPr>
      <w:ins w:id="1782" w:author="Juan Pablo Bernal Tamayo" w:date="2026-06-05T13:27:00Z" w16du:dateUtc="2026-06-05T10:27:00Z">
        <w:r>
          <w:t>Large values indicate cells whose expression state is strongly displaced by the perturbation.</w:t>
        </w:r>
      </w:ins>
    </w:p>
    <w:p w14:paraId="7E886857" w14:textId="77777777" w:rsidR="00E2350D" w:rsidRDefault="00E2350D" w:rsidP="00E2350D">
      <w:pPr>
        <w:pStyle w:val="Heading3"/>
        <w:rPr>
          <w:ins w:id="1783" w:author="Juan Pablo Bernal Tamayo" w:date="2026-06-05T13:27:00Z" w16du:dateUtc="2026-06-05T10:27:00Z"/>
        </w:rPr>
      </w:pPr>
      <w:bookmarkStart w:id="1784" w:name="lineage-bias-score-compute_lineage_bias"/>
      <w:bookmarkEnd w:id="1673"/>
      <w:ins w:id="1785" w:author="Juan Pablo Bernal Tamayo" w:date="2026-06-05T13:27:00Z" w16du:dateUtc="2026-06-05T10:27:00Z">
        <w:r>
          <w:t>8.6 Lineage Bias Score (</w:t>
        </w:r>
        <w:r>
          <w:rPr>
            <w:rStyle w:val="VerbatimChar"/>
          </w:rPr>
          <w:t>compute_lineage_bias</w:t>
        </w:r>
        <w:r>
          <w:t>)</w:t>
        </w:r>
      </w:ins>
    </w:p>
    <w:p w14:paraId="5217BEED" w14:textId="77777777" w:rsidR="00E2350D" w:rsidRDefault="00E2350D" w:rsidP="00E2350D">
      <w:pPr>
        <w:pStyle w:val="FirstParagraph"/>
        <w:rPr>
          <w:ins w:id="1786" w:author="Juan Pablo Bernal Tamayo" w:date="2026-06-05T13:27:00Z" w16du:dateUtc="2026-06-05T10:27:00Z"/>
        </w:rPr>
      </w:pPr>
      <w:ins w:id="1787" w:author="Juan Pablo Bernal Tamayo" w:date="2026-06-05T13:27:00Z" w16du:dateUtc="2026-06-05T10:27:00Z">
        <w:r>
          <w:t xml:space="preserve">To quantify how strongly a perturbation biases differentiation toward a specific lineage, perturbation flow vectors </w:t>
        </w:r>
      </w:ins>
      <m:oMath>
        <m:r>
          <w:ins w:id="1788" w:author="Juan Pablo Bernal Tamayo" w:date="2026-06-05T13:27:00Z" w16du:dateUtc="2026-06-05T10:27:00Z">
            <w:rPr>
              <w:rFonts w:ascii="Cambria Math" w:hAnsi="Cambria Math"/>
            </w:rPr>
            <m:t>ΔX</m:t>
          </w:ins>
        </m:r>
      </m:oMath>
      <w:ins w:id="1789" w:author="Juan Pablo Bernal Tamayo" w:date="2026-06-05T13:27:00Z" w16du:dateUtc="2026-06-05T10:27:00Z">
        <w:r>
          <w:t xml:space="preserve"> are projected to the embedding using the dot-product </w:t>
        </w:r>
        <w:r>
          <w:lastRenderedPageBreak/>
          <w:t xml:space="preserve">method (§8.3, Method 1), yielding per-cell embedded flows </w:t>
        </w:r>
      </w:ins>
      <m:oMath>
        <m:sSub>
          <m:sSubPr>
            <m:ctrlPr>
              <w:ins w:id="1790" w:author="Juan Pablo Bernal Tamayo" w:date="2026-06-05T13:27:00Z" w16du:dateUtc="2026-06-05T10:27:00Z">
                <w:rPr>
                  <w:rFonts w:ascii="Cambria Math" w:hAnsi="Cambria Math"/>
                </w:rPr>
              </w:ins>
            </m:ctrlPr>
          </m:sSubPr>
          <m:e>
            <m:r>
              <w:ins w:id="1791" w:author="Juan Pablo Bernal Tamayo" w:date="2026-06-05T13:27:00Z" w16du:dateUtc="2026-06-05T10:27:00Z">
                <m:rPr>
                  <m:sty m:val="b"/>
                </m:rPr>
                <w:rPr>
                  <w:rFonts w:ascii="Cambria Math" w:hAnsi="Cambria Math"/>
                </w:rPr>
                <m:t>u</m:t>
              </w:ins>
            </m:r>
          </m:e>
          <m:sub>
            <m:r>
              <w:ins w:id="1792" w:author="Juan Pablo Bernal Tamayo" w:date="2026-06-05T13:27:00Z" w16du:dateUtc="2026-06-05T10:27:00Z">
                <w:rPr>
                  <w:rFonts w:ascii="Cambria Math" w:hAnsi="Cambria Math"/>
                </w:rPr>
                <m:t>i</m:t>
              </w:ins>
            </m:r>
          </m:sub>
        </m:sSub>
      </m:oMath>
      <w:ins w:id="1793" w:author="Juan Pablo Bernal Tamayo" w:date="2026-06-05T13:27:00Z" w16du:dateUtc="2026-06-05T10:27:00Z">
        <w:r>
          <w:t xml:space="preserve">. These are compared with the wild-type Hopfield velocity field </w:t>
        </w:r>
      </w:ins>
      <m:oMath>
        <m:sSubSup>
          <m:sSubSupPr>
            <m:ctrlPr>
              <w:ins w:id="1794" w:author="Juan Pablo Bernal Tamayo" w:date="2026-06-05T13:27:00Z" w16du:dateUtc="2026-06-05T10:27:00Z">
                <w:rPr>
                  <w:rFonts w:ascii="Cambria Math" w:hAnsi="Cambria Math"/>
                </w:rPr>
              </w:ins>
            </m:ctrlPr>
          </m:sSubSupPr>
          <m:e>
            <m:r>
              <w:ins w:id="1795" w:author="Juan Pablo Bernal Tamayo" w:date="2026-06-05T13:27:00Z" w16du:dateUtc="2026-06-05T10:27:00Z">
                <m:rPr>
                  <m:sty m:val="b"/>
                </m:rPr>
                <w:rPr>
                  <w:rFonts w:ascii="Cambria Math" w:hAnsi="Cambria Math"/>
                </w:rPr>
                <m:t>v</m:t>
              </w:ins>
            </m:r>
          </m:e>
          <m:sub>
            <m:r>
              <w:ins w:id="1796" w:author="Juan Pablo Bernal Tamayo" w:date="2026-06-05T13:27:00Z" w16du:dateUtc="2026-06-05T10:27:00Z">
                <w:rPr>
                  <w:rFonts w:ascii="Cambria Math" w:hAnsi="Cambria Math"/>
                </w:rPr>
                <m:t>i</m:t>
              </w:ins>
            </m:r>
          </m:sub>
          <m:sup>
            <m:r>
              <w:ins w:id="1797" w:author="Juan Pablo Bernal Tamayo" w:date="2026-06-05T13:27:00Z" w16du:dateUtc="2026-06-05T10:27:00Z">
                <m:rPr>
                  <m:sty m:val="p"/>
                </m:rPr>
                <w:rPr>
                  <w:rFonts w:ascii="Cambria Math" w:hAnsi="Cambria Math"/>
                </w:rPr>
                <m:t>WT</m:t>
              </w:ins>
            </m:r>
          </m:sup>
        </m:sSubSup>
      </m:oMath>
      <w:ins w:id="1798" w:author="Juan Pablo Bernal Tamayo" w:date="2026-06-05T13:27:00Z" w16du:dateUtc="2026-06-05T10:27:00Z">
        <w:r>
          <w:t xml:space="preserve"> (computed once on the unperturbed adata) via cosine similarity:</w:t>
        </w:r>
      </w:ins>
    </w:p>
    <w:p w14:paraId="74046489" w14:textId="77777777" w:rsidR="00E2350D" w:rsidRDefault="00000000" w:rsidP="00E2350D">
      <w:pPr>
        <w:pStyle w:val="BodyText"/>
        <w:rPr>
          <w:ins w:id="1799" w:author="Juan Pablo Bernal Tamayo" w:date="2026-06-05T13:27:00Z" w16du:dateUtc="2026-06-05T10:27:00Z"/>
        </w:rPr>
      </w:pPr>
      <m:oMathPara>
        <m:oMathParaPr>
          <m:jc m:val="center"/>
        </m:oMathParaPr>
        <m:oMath>
          <m:sSub>
            <m:sSubPr>
              <m:ctrlPr>
                <w:ins w:id="1800" w:author="Juan Pablo Bernal Tamayo" w:date="2026-06-05T13:27:00Z" w16du:dateUtc="2026-06-05T10:27:00Z">
                  <w:rPr>
                    <w:rFonts w:ascii="Cambria Math" w:hAnsi="Cambria Math"/>
                  </w:rPr>
                </w:ins>
              </m:ctrlPr>
            </m:sSubPr>
            <m:e>
              <m:r>
                <w:ins w:id="1801" w:author="Juan Pablo Bernal Tamayo" w:date="2026-06-05T13:27:00Z" w16du:dateUtc="2026-06-05T10:27:00Z">
                  <w:rPr>
                    <w:rFonts w:ascii="Cambria Math" w:hAnsi="Cambria Math"/>
                  </w:rPr>
                  <m:t>ρ</m:t>
                </w:ins>
              </m:r>
            </m:e>
            <m:sub>
              <m:r>
                <w:ins w:id="1802" w:author="Juan Pablo Bernal Tamayo" w:date="2026-06-05T13:27:00Z" w16du:dateUtc="2026-06-05T10:27:00Z">
                  <w:rPr>
                    <w:rFonts w:ascii="Cambria Math" w:hAnsi="Cambria Math"/>
                  </w:rPr>
                  <m:t>i</m:t>
                </w:ins>
              </m:r>
            </m:sub>
          </m:sSub>
          <m:r>
            <w:ins w:id="1803" w:author="Juan Pablo Bernal Tamayo" w:date="2026-06-05T13:27:00Z" w16du:dateUtc="2026-06-05T10:27:00Z">
              <m:rPr>
                <m:sty m:val="p"/>
              </m:rPr>
              <w:rPr>
                <w:rFonts w:ascii="Cambria Math" w:hAnsi="Cambria Math"/>
              </w:rPr>
              <m:t>=</m:t>
            </w:ins>
          </m:r>
          <m:f>
            <m:fPr>
              <m:ctrlPr>
                <w:ins w:id="1804" w:author="Juan Pablo Bernal Tamayo" w:date="2026-06-05T13:27:00Z" w16du:dateUtc="2026-06-05T10:27:00Z">
                  <w:rPr>
                    <w:rFonts w:ascii="Cambria Math" w:hAnsi="Cambria Math"/>
                  </w:rPr>
                </w:ins>
              </m:ctrlPr>
            </m:fPr>
            <m:num>
              <m:sSubSup>
                <m:sSubSupPr>
                  <m:ctrlPr>
                    <w:ins w:id="1805" w:author="Juan Pablo Bernal Tamayo" w:date="2026-06-05T13:27:00Z" w16du:dateUtc="2026-06-05T10:27:00Z">
                      <w:rPr>
                        <w:rFonts w:ascii="Cambria Math" w:hAnsi="Cambria Math"/>
                      </w:rPr>
                    </w:ins>
                  </m:ctrlPr>
                </m:sSubSupPr>
                <m:e>
                  <m:r>
                    <w:ins w:id="1806" w:author="Juan Pablo Bernal Tamayo" w:date="2026-06-05T13:27:00Z" w16du:dateUtc="2026-06-05T10:27:00Z">
                      <m:rPr>
                        <m:sty m:val="b"/>
                      </m:rPr>
                      <w:rPr>
                        <w:rFonts w:ascii="Cambria Math" w:hAnsi="Cambria Math"/>
                      </w:rPr>
                      <m:t>v</m:t>
                    </w:ins>
                  </m:r>
                </m:e>
                <m:sub>
                  <m:r>
                    <w:ins w:id="1807" w:author="Juan Pablo Bernal Tamayo" w:date="2026-06-05T13:27:00Z" w16du:dateUtc="2026-06-05T10:27:00Z">
                      <w:rPr>
                        <w:rFonts w:ascii="Cambria Math" w:hAnsi="Cambria Math"/>
                      </w:rPr>
                      <m:t>i</m:t>
                    </w:ins>
                  </m:r>
                </m:sub>
                <m:sup>
                  <m:r>
                    <w:ins w:id="1808" w:author="Juan Pablo Bernal Tamayo" w:date="2026-06-05T13:27:00Z" w16du:dateUtc="2026-06-05T10:27:00Z">
                      <m:rPr>
                        <m:sty m:val="p"/>
                      </m:rPr>
                      <w:rPr>
                        <w:rFonts w:ascii="Cambria Math" w:hAnsi="Cambria Math"/>
                      </w:rPr>
                      <m:t>WT</m:t>
                    </w:ins>
                  </m:r>
                </m:sup>
              </m:sSubSup>
              <m:r>
                <w:ins w:id="1809" w:author="Juan Pablo Bernal Tamayo" w:date="2026-06-05T13:27:00Z" w16du:dateUtc="2026-06-05T10:27:00Z">
                  <m:rPr>
                    <m:sty m:val="p"/>
                  </m:rPr>
                  <w:rPr>
                    <w:rFonts w:ascii="Cambria Math" w:hAnsi="Cambria Math"/>
                  </w:rPr>
                  <m:t>⋅</m:t>
                </w:ins>
              </m:r>
              <m:sSub>
                <m:sSubPr>
                  <m:ctrlPr>
                    <w:ins w:id="1810" w:author="Juan Pablo Bernal Tamayo" w:date="2026-06-05T13:27:00Z" w16du:dateUtc="2026-06-05T10:27:00Z">
                      <w:rPr>
                        <w:rFonts w:ascii="Cambria Math" w:hAnsi="Cambria Math"/>
                      </w:rPr>
                    </w:ins>
                  </m:ctrlPr>
                </m:sSubPr>
                <m:e>
                  <m:r>
                    <w:ins w:id="1811" w:author="Juan Pablo Bernal Tamayo" w:date="2026-06-05T13:27:00Z" w16du:dateUtc="2026-06-05T10:27:00Z">
                      <m:rPr>
                        <m:sty m:val="b"/>
                      </m:rPr>
                      <w:rPr>
                        <w:rFonts w:ascii="Cambria Math" w:hAnsi="Cambria Math"/>
                      </w:rPr>
                      <m:t>u</m:t>
                    </w:ins>
                  </m:r>
                </m:e>
                <m:sub>
                  <m:r>
                    <w:ins w:id="1812" w:author="Juan Pablo Bernal Tamayo" w:date="2026-06-05T13:27:00Z" w16du:dateUtc="2026-06-05T10:27:00Z">
                      <w:rPr>
                        <w:rFonts w:ascii="Cambria Math" w:hAnsi="Cambria Math"/>
                      </w:rPr>
                      <m:t>i</m:t>
                    </w:ins>
                  </m:r>
                </m:sub>
              </m:sSub>
            </m:num>
            <m:den>
              <m:r>
                <w:ins w:id="1813" w:author="Juan Pablo Bernal Tamayo" w:date="2026-06-05T13:27:00Z" w16du:dateUtc="2026-06-05T10:27:00Z">
                  <m:rPr>
                    <m:sty m:val="p"/>
                  </m:rPr>
                  <w:rPr>
                    <w:rFonts w:ascii="Cambria Math" w:hAnsi="Cambria Math"/>
                  </w:rPr>
                  <m:t>∥</m:t>
                </w:ins>
              </m:r>
              <m:sSubSup>
                <m:sSubSupPr>
                  <m:ctrlPr>
                    <w:ins w:id="1814" w:author="Juan Pablo Bernal Tamayo" w:date="2026-06-05T13:27:00Z" w16du:dateUtc="2026-06-05T10:27:00Z">
                      <w:rPr>
                        <w:rFonts w:ascii="Cambria Math" w:hAnsi="Cambria Math"/>
                      </w:rPr>
                    </w:ins>
                  </m:ctrlPr>
                </m:sSubSupPr>
                <m:e>
                  <m:r>
                    <w:ins w:id="1815" w:author="Juan Pablo Bernal Tamayo" w:date="2026-06-05T13:27:00Z" w16du:dateUtc="2026-06-05T10:27:00Z">
                      <m:rPr>
                        <m:sty m:val="b"/>
                      </m:rPr>
                      <w:rPr>
                        <w:rFonts w:ascii="Cambria Math" w:hAnsi="Cambria Math"/>
                      </w:rPr>
                      <m:t>v</m:t>
                    </w:ins>
                  </m:r>
                </m:e>
                <m:sub>
                  <m:r>
                    <w:ins w:id="1816" w:author="Juan Pablo Bernal Tamayo" w:date="2026-06-05T13:27:00Z" w16du:dateUtc="2026-06-05T10:27:00Z">
                      <w:rPr>
                        <w:rFonts w:ascii="Cambria Math" w:hAnsi="Cambria Math"/>
                      </w:rPr>
                      <m:t>i</m:t>
                    </w:ins>
                  </m:r>
                </m:sub>
                <m:sup>
                  <m:r>
                    <w:ins w:id="1817" w:author="Juan Pablo Bernal Tamayo" w:date="2026-06-05T13:27:00Z" w16du:dateUtc="2026-06-05T10:27:00Z">
                      <m:rPr>
                        <m:sty m:val="p"/>
                      </m:rPr>
                      <w:rPr>
                        <w:rFonts w:ascii="Cambria Math" w:hAnsi="Cambria Math"/>
                      </w:rPr>
                      <m:t>WT</m:t>
                    </w:ins>
                  </m:r>
                </m:sup>
              </m:sSubSup>
              <m:r>
                <w:ins w:id="1818" w:author="Juan Pablo Bernal Tamayo" w:date="2026-06-05T13:27:00Z" w16du:dateUtc="2026-06-05T10:27:00Z">
                  <m:rPr>
                    <m:sty m:val="p"/>
                  </m:rPr>
                  <w:rPr>
                    <w:rFonts w:ascii="Cambria Math" w:hAnsi="Cambria Math"/>
                  </w:rPr>
                  <m:t>∥</m:t>
                </w:ins>
              </m:r>
              <m:r>
                <w:ins w:id="1819" w:author="Juan Pablo Bernal Tamayo" w:date="2026-06-05T13:27:00Z" w16du:dateUtc="2026-06-05T10:27:00Z">
                  <w:rPr>
                    <w:rFonts w:ascii="Cambria Math" w:hAnsi="Cambria Math"/>
                  </w:rPr>
                  <m:t> </m:t>
                </w:ins>
              </m:r>
              <m:r>
                <w:ins w:id="1820" w:author="Juan Pablo Bernal Tamayo" w:date="2026-06-05T13:27:00Z" w16du:dateUtc="2026-06-05T10:27:00Z">
                  <m:rPr>
                    <m:sty m:val="p"/>
                  </m:rPr>
                  <w:rPr>
                    <w:rFonts w:ascii="Cambria Math" w:hAnsi="Cambria Math"/>
                  </w:rPr>
                  <m:t>∥</m:t>
                </w:ins>
              </m:r>
              <m:sSub>
                <m:sSubPr>
                  <m:ctrlPr>
                    <w:ins w:id="1821" w:author="Juan Pablo Bernal Tamayo" w:date="2026-06-05T13:27:00Z" w16du:dateUtc="2026-06-05T10:27:00Z">
                      <w:rPr>
                        <w:rFonts w:ascii="Cambria Math" w:hAnsi="Cambria Math"/>
                      </w:rPr>
                    </w:ins>
                  </m:ctrlPr>
                </m:sSubPr>
                <m:e>
                  <m:r>
                    <w:ins w:id="1822" w:author="Juan Pablo Bernal Tamayo" w:date="2026-06-05T13:27:00Z" w16du:dateUtc="2026-06-05T10:27:00Z">
                      <m:rPr>
                        <m:sty m:val="b"/>
                      </m:rPr>
                      <w:rPr>
                        <w:rFonts w:ascii="Cambria Math" w:hAnsi="Cambria Math"/>
                      </w:rPr>
                      <m:t>u</m:t>
                    </w:ins>
                  </m:r>
                </m:e>
                <m:sub>
                  <m:r>
                    <w:ins w:id="1823" w:author="Juan Pablo Bernal Tamayo" w:date="2026-06-05T13:27:00Z" w16du:dateUtc="2026-06-05T10:27:00Z">
                      <w:rPr>
                        <w:rFonts w:ascii="Cambria Math" w:hAnsi="Cambria Math"/>
                      </w:rPr>
                      <m:t>i</m:t>
                    </w:ins>
                  </m:r>
                </m:sub>
              </m:sSub>
              <m:r>
                <w:ins w:id="1824" w:author="Juan Pablo Bernal Tamayo" w:date="2026-06-05T13:27:00Z" w16du:dateUtc="2026-06-05T10:27:00Z">
                  <m:rPr>
                    <m:sty m:val="p"/>
                  </m:rPr>
                  <w:rPr>
                    <w:rFonts w:ascii="Cambria Math" w:hAnsi="Cambria Math"/>
                  </w:rPr>
                  <m:t>∥</m:t>
                </w:ins>
              </m:r>
            </m:den>
          </m:f>
        </m:oMath>
      </m:oMathPara>
    </w:p>
    <w:p w14:paraId="6791BED3" w14:textId="77777777" w:rsidR="00E2350D" w:rsidRDefault="00E2350D" w:rsidP="00E2350D">
      <w:pPr>
        <w:pStyle w:val="FirstParagraph"/>
        <w:rPr>
          <w:ins w:id="1825" w:author="Juan Pablo Bernal Tamayo" w:date="2026-06-05T13:27:00Z" w16du:dateUtc="2026-06-05T10:27:00Z"/>
        </w:rPr>
      </w:pPr>
      <w:ins w:id="1826" w:author="Juan Pablo Bernal Tamayo" w:date="2026-06-05T13:27:00Z" w16du:dateUtc="2026-06-05T10:27:00Z">
        <w:r>
          <w:t xml:space="preserve">The lineage score for lineage </w:t>
        </w:r>
      </w:ins>
      <m:oMath>
        <m:r>
          <w:ins w:id="1827" w:author="Juan Pablo Bernal Tamayo" w:date="2026-06-05T13:27:00Z" w16du:dateUtc="2026-06-05T10:27:00Z">
            <m:rPr>
              <m:scr m:val="script"/>
              <m:sty m:val="p"/>
            </m:rPr>
            <w:rPr>
              <w:rFonts w:ascii="Cambria Math" w:hAnsi="Cambria Math"/>
            </w:rPr>
            <m:t>l</m:t>
          </w:ins>
        </m:r>
      </m:oMath>
      <w:ins w:id="1828" w:author="Juan Pablo Bernal Tamayo" w:date="2026-06-05T13:27:00Z" w16du:dateUtc="2026-06-05T10:27:00Z">
        <w:r>
          <w:t xml:space="preserve"> is the mean cosine similarity over cells belonging to </w:t>
        </w:r>
      </w:ins>
      <m:oMath>
        <m:r>
          <w:ins w:id="1829" w:author="Juan Pablo Bernal Tamayo" w:date="2026-06-05T13:27:00Z" w16du:dateUtc="2026-06-05T10:27:00Z">
            <m:rPr>
              <m:scr m:val="script"/>
              <m:sty m:val="p"/>
            </m:rPr>
            <w:rPr>
              <w:rFonts w:ascii="Cambria Math" w:hAnsi="Cambria Math"/>
            </w:rPr>
            <m:t>l</m:t>
          </w:ins>
        </m:r>
      </m:oMath>
      <w:ins w:id="1830" w:author="Juan Pablo Bernal Tamayo" w:date="2026-06-05T13:27:00Z" w16du:dateUtc="2026-06-05T10:27:00Z">
        <w:r>
          <w:t>:</w:t>
        </w:r>
      </w:ins>
    </w:p>
    <w:p w14:paraId="5D52836F" w14:textId="77777777" w:rsidR="00E2350D" w:rsidRDefault="00000000" w:rsidP="00E2350D">
      <w:pPr>
        <w:pStyle w:val="BodyText"/>
        <w:rPr>
          <w:ins w:id="1831" w:author="Juan Pablo Bernal Tamayo" w:date="2026-06-05T13:27:00Z" w16du:dateUtc="2026-06-05T10:27:00Z"/>
        </w:rPr>
      </w:pPr>
      <m:oMathPara>
        <m:oMathParaPr>
          <m:jc m:val="center"/>
        </m:oMathParaPr>
        <m:oMath>
          <m:sSub>
            <m:sSubPr>
              <m:ctrlPr>
                <w:ins w:id="1832" w:author="Juan Pablo Bernal Tamayo" w:date="2026-06-05T13:27:00Z" w16du:dateUtc="2026-06-05T10:27:00Z">
                  <w:rPr>
                    <w:rFonts w:ascii="Cambria Math" w:hAnsi="Cambria Math"/>
                  </w:rPr>
                </w:ins>
              </m:ctrlPr>
            </m:sSubPr>
            <m:e>
              <m:r>
                <w:ins w:id="1833" w:author="Juan Pablo Bernal Tamayo" w:date="2026-06-05T13:27:00Z" w16du:dateUtc="2026-06-05T10:27:00Z">
                  <m:rPr>
                    <m:nor/>
                  </m:rPr>
                  <m:t>score</m:t>
                </w:ins>
              </m:r>
            </m:e>
            <m:sub>
              <m:r>
                <w:ins w:id="1834" w:author="Juan Pablo Bernal Tamayo" w:date="2026-06-05T13:27:00Z" w16du:dateUtc="2026-06-05T10:27:00Z">
                  <m:rPr>
                    <m:scr m:val="script"/>
                    <m:sty m:val="p"/>
                  </m:rPr>
                  <w:rPr>
                    <w:rFonts w:ascii="Cambria Math" w:hAnsi="Cambria Math"/>
                  </w:rPr>
                  <m:t>l</m:t>
                </w:ins>
              </m:r>
            </m:sub>
          </m:sSub>
          <m:r>
            <w:ins w:id="1835" w:author="Juan Pablo Bernal Tamayo" w:date="2026-06-05T13:27:00Z" w16du:dateUtc="2026-06-05T10:27:00Z">
              <m:rPr>
                <m:sty m:val="p"/>
              </m:rPr>
              <w:rPr>
                <w:rFonts w:ascii="Cambria Math" w:hAnsi="Cambria Math"/>
              </w:rPr>
              <m:t>=</m:t>
            </w:ins>
          </m:r>
          <m:f>
            <m:fPr>
              <m:ctrlPr>
                <w:ins w:id="1836" w:author="Juan Pablo Bernal Tamayo" w:date="2026-06-05T13:27:00Z" w16du:dateUtc="2026-06-05T10:27:00Z">
                  <w:rPr>
                    <w:rFonts w:ascii="Cambria Math" w:hAnsi="Cambria Math"/>
                  </w:rPr>
                </w:ins>
              </m:ctrlPr>
            </m:fPr>
            <m:num>
              <m:r>
                <w:ins w:id="1837" w:author="Juan Pablo Bernal Tamayo" w:date="2026-06-05T13:27:00Z" w16du:dateUtc="2026-06-05T10:27:00Z">
                  <w:rPr>
                    <w:rFonts w:ascii="Cambria Math" w:hAnsi="Cambria Math"/>
                  </w:rPr>
                  <m:t>1</m:t>
                </w:ins>
              </m:r>
            </m:num>
            <m:den>
              <m:d>
                <m:dPr>
                  <m:begChr m:val="|"/>
                  <m:endChr m:val="|"/>
                  <m:ctrlPr>
                    <w:ins w:id="1838" w:author="Juan Pablo Bernal Tamayo" w:date="2026-06-05T13:27:00Z" w16du:dateUtc="2026-06-05T10:27:00Z">
                      <w:rPr>
                        <w:rFonts w:ascii="Cambria Math" w:hAnsi="Cambria Math"/>
                      </w:rPr>
                    </w:ins>
                  </m:ctrlPr>
                </m:dPr>
                <m:e>
                  <m:sSub>
                    <m:sSubPr>
                      <m:ctrlPr>
                        <w:ins w:id="1839" w:author="Juan Pablo Bernal Tamayo" w:date="2026-06-05T13:27:00Z" w16du:dateUtc="2026-06-05T10:27:00Z">
                          <w:rPr>
                            <w:rFonts w:ascii="Cambria Math" w:hAnsi="Cambria Math"/>
                          </w:rPr>
                        </w:ins>
                      </m:ctrlPr>
                    </m:sSubPr>
                    <m:e>
                      <m:r>
                        <w:ins w:id="1840" w:author="Juan Pablo Bernal Tamayo" w:date="2026-06-05T13:27:00Z" w16du:dateUtc="2026-06-05T10:27:00Z">
                          <w:rPr>
                            <w:rFonts w:ascii="Cambria Math" w:hAnsi="Cambria Math"/>
                          </w:rPr>
                          <m:t>C</m:t>
                        </w:ins>
                      </m:r>
                    </m:e>
                    <m:sub>
                      <m:r>
                        <w:ins w:id="1841" w:author="Juan Pablo Bernal Tamayo" w:date="2026-06-05T13:27:00Z" w16du:dateUtc="2026-06-05T10:27:00Z">
                          <m:rPr>
                            <m:scr m:val="script"/>
                            <m:sty m:val="p"/>
                          </m:rPr>
                          <w:rPr>
                            <w:rFonts w:ascii="Cambria Math" w:hAnsi="Cambria Math"/>
                          </w:rPr>
                          <m:t>l</m:t>
                        </w:ins>
                      </m:r>
                    </m:sub>
                  </m:sSub>
                </m:e>
              </m:d>
            </m:den>
          </m:f>
          <m:nary>
            <m:naryPr>
              <m:chr m:val="∑"/>
              <m:limLoc m:val="undOvr"/>
              <m:supHide m:val="1"/>
              <m:ctrlPr>
                <w:ins w:id="1842" w:author="Juan Pablo Bernal Tamayo" w:date="2026-06-05T13:27:00Z" w16du:dateUtc="2026-06-05T10:27:00Z">
                  <w:rPr>
                    <w:rFonts w:ascii="Cambria Math" w:hAnsi="Cambria Math"/>
                  </w:rPr>
                </w:ins>
              </m:ctrlPr>
            </m:naryPr>
            <m:sub>
              <m:r>
                <w:ins w:id="1843" w:author="Juan Pablo Bernal Tamayo" w:date="2026-06-05T13:27:00Z" w16du:dateUtc="2026-06-05T10:27:00Z">
                  <w:rPr>
                    <w:rFonts w:ascii="Cambria Math" w:hAnsi="Cambria Math"/>
                  </w:rPr>
                  <m:t>i</m:t>
                </w:ins>
              </m:r>
              <m:r>
                <w:ins w:id="1844" w:author="Juan Pablo Bernal Tamayo" w:date="2026-06-05T13:27:00Z" w16du:dateUtc="2026-06-05T10:27:00Z">
                  <m:rPr>
                    <m:sty m:val="p"/>
                  </m:rPr>
                  <w:rPr>
                    <w:rFonts w:ascii="Cambria Math" w:hAnsi="Cambria Math"/>
                  </w:rPr>
                  <m:t>∈</m:t>
                </w:ins>
              </m:r>
              <m:sSub>
                <m:sSubPr>
                  <m:ctrlPr>
                    <w:ins w:id="1845" w:author="Juan Pablo Bernal Tamayo" w:date="2026-06-05T13:27:00Z" w16du:dateUtc="2026-06-05T10:27:00Z">
                      <w:rPr>
                        <w:rFonts w:ascii="Cambria Math" w:hAnsi="Cambria Math"/>
                      </w:rPr>
                    </w:ins>
                  </m:ctrlPr>
                </m:sSubPr>
                <m:e>
                  <m:r>
                    <w:ins w:id="1846" w:author="Juan Pablo Bernal Tamayo" w:date="2026-06-05T13:27:00Z" w16du:dateUtc="2026-06-05T10:27:00Z">
                      <w:rPr>
                        <w:rFonts w:ascii="Cambria Math" w:hAnsi="Cambria Math"/>
                      </w:rPr>
                      <m:t>C</m:t>
                    </w:ins>
                  </m:r>
                </m:e>
                <m:sub>
                  <m:r>
                    <w:ins w:id="1847" w:author="Juan Pablo Bernal Tamayo" w:date="2026-06-05T13:27:00Z" w16du:dateUtc="2026-06-05T10:27:00Z">
                      <m:rPr>
                        <m:scr m:val="script"/>
                        <m:sty m:val="p"/>
                      </m:rPr>
                      <w:rPr>
                        <w:rFonts w:ascii="Cambria Math" w:hAnsi="Cambria Math"/>
                      </w:rPr>
                      <m:t>l</m:t>
                    </w:ins>
                  </m:r>
                </m:sub>
              </m:sSub>
            </m:sub>
            <m:sup>
              <m:r>
                <w:ins w:id="1848" w:author="Juan Pablo Bernal Tamayo" w:date="2026-06-05T13:27:00Z" w16du:dateUtc="2026-06-05T10:27:00Z">
                  <w:rPr>
                    <w:rFonts w:ascii="Cambria Math" w:hAnsi="Cambria Math"/>
                  </w:rPr>
                  <m:t>​</m:t>
                </w:ins>
              </m:r>
            </m:sup>
            <m:e>
              <m:sSub>
                <m:sSubPr>
                  <m:ctrlPr>
                    <w:ins w:id="1849" w:author="Juan Pablo Bernal Tamayo" w:date="2026-06-05T13:27:00Z" w16du:dateUtc="2026-06-05T10:27:00Z">
                      <w:rPr>
                        <w:rFonts w:ascii="Cambria Math" w:hAnsi="Cambria Math"/>
                      </w:rPr>
                    </w:ins>
                  </m:ctrlPr>
                </m:sSubPr>
                <m:e>
                  <m:r>
                    <w:ins w:id="1850" w:author="Juan Pablo Bernal Tamayo" w:date="2026-06-05T13:27:00Z" w16du:dateUtc="2026-06-05T10:27:00Z">
                      <w:rPr>
                        <w:rFonts w:ascii="Cambria Math" w:hAnsi="Cambria Math"/>
                      </w:rPr>
                      <m:t>ρ</m:t>
                    </w:ins>
                  </m:r>
                </m:e>
                <m:sub>
                  <m:r>
                    <w:ins w:id="1851" w:author="Juan Pablo Bernal Tamayo" w:date="2026-06-05T13:27:00Z" w16du:dateUtc="2026-06-05T10:27:00Z">
                      <w:rPr>
                        <w:rFonts w:ascii="Cambria Math" w:hAnsi="Cambria Math"/>
                      </w:rPr>
                      <m:t>i</m:t>
                    </w:ins>
                  </m:r>
                </m:sub>
              </m:sSub>
            </m:e>
          </m:nary>
        </m:oMath>
      </m:oMathPara>
    </w:p>
    <w:p w14:paraId="418930E9" w14:textId="77777777" w:rsidR="00E2350D" w:rsidRDefault="00E2350D" w:rsidP="00E2350D">
      <w:pPr>
        <w:pStyle w:val="FirstParagraph"/>
        <w:rPr>
          <w:ins w:id="1852" w:author="Juan Pablo Bernal Tamayo" w:date="2026-06-05T13:27:00Z" w16du:dateUtc="2026-06-05T10:27:00Z"/>
        </w:rPr>
      </w:pPr>
      <w:ins w:id="1853" w:author="Juan Pablo Bernal Tamayo" w:date="2026-06-05T13:27:00Z" w16du:dateUtc="2026-06-05T10:27:00Z">
        <w:r>
          <w:t xml:space="preserve">Positive </w:t>
        </w:r>
      </w:ins>
      <m:oMath>
        <m:sSub>
          <m:sSubPr>
            <m:ctrlPr>
              <w:ins w:id="1854" w:author="Juan Pablo Bernal Tamayo" w:date="2026-06-05T13:27:00Z" w16du:dateUtc="2026-06-05T10:27:00Z">
                <w:rPr>
                  <w:rFonts w:ascii="Cambria Math" w:hAnsi="Cambria Math"/>
                </w:rPr>
              </w:ins>
            </m:ctrlPr>
          </m:sSubPr>
          <m:e>
            <m:r>
              <w:ins w:id="1855" w:author="Juan Pablo Bernal Tamayo" w:date="2026-06-05T13:27:00Z" w16du:dateUtc="2026-06-05T10:27:00Z">
                <m:rPr>
                  <m:nor/>
                </m:rPr>
                <m:t>score</m:t>
              </w:ins>
            </m:r>
          </m:e>
          <m:sub>
            <m:r>
              <w:ins w:id="1856" w:author="Juan Pablo Bernal Tamayo" w:date="2026-06-05T13:27:00Z" w16du:dateUtc="2026-06-05T10:27:00Z">
                <m:rPr>
                  <m:scr m:val="script"/>
                  <m:sty m:val="p"/>
                </m:rPr>
                <w:rPr>
                  <w:rFonts w:ascii="Cambria Math" w:hAnsi="Cambria Math"/>
                </w:rPr>
                <m:t>l</m:t>
              </w:ins>
            </m:r>
          </m:sub>
        </m:sSub>
      </m:oMath>
      <w:ins w:id="1857" w:author="Juan Pablo Bernal Tamayo" w:date="2026-06-05T13:27:00Z" w16du:dateUtc="2026-06-05T10:27:00Z">
        <w:r>
          <w:t xml:space="preserve"> indicates that the perturbation flow aligns with the natural differentiation direction toward lineage </w:t>
        </w:r>
      </w:ins>
      <m:oMath>
        <m:r>
          <w:ins w:id="1858" w:author="Juan Pablo Bernal Tamayo" w:date="2026-06-05T13:27:00Z" w16du:dateUtc="2026-06-05T10:27:00Z">
            <m:rPr>
              <m:scr m:val="script"/>
              <m:sty m:val="p"/>
            </m:rPr>
            <w:rPr>
              <w:rFonts w:ascii="Cambria Math" w:hAnsi="Cambria Math"/>
            </w:rPr>
            <m:t>l</m:t>
          </w:ins>
        </m:r>
      </m:oMath>
      <w:ins w:id="1859" w:author="Juan Pablo Bernal Tamayo" w:date="2026-06-05T13:27:00Z" w16du:dateUtc="2026-06-05T10:27:00Z">
        <w:r>
          <w:t xml:space="preserve">; negative values indicate opposition. The </w:t>
        </w:r>
        <w:r>
          <w:rPr>
            <w:b/>
            <w:bCs/>
          </w:rPr>
          <w:t>lineage bias</w:t>
        </w:r>
        <w:r>
          <w:t xml:space="preserve"> is:</w:t>
        </w:r>
      </w:ins>
    </w:p>
    <w:p w14:paraId="47263096" w14:textId="77777777" w:rsidR="00E2350D" w:rsidRDefault="00000000" w:rsidP="00E2350D">
      <w:pPr>
        <w:pStyle w:val="BodyText"/>
        <w:rPr>
          <w:ins w:id="1860" w:author="Juan Pablo Bernal Tamayo" w:date="2026-06-05T13:27:00Z" w16du:dateUtc="2026-06-05T10:27:00Z"/>
        </w:rPr>
      </w:pPr>
      <m:oMathPara>
        <m:oMathParaPr>
          <m:jc m:val="center"/>
        </m:oMathParaPr>
        <m:oMath>
          <m:sSub>
            <m:sSubPr>
              <m:ctrlPr>
                <w:ins w:id="1861" w:author="Juan Pablo Bernal Tamayo" w:date="2026-06-05T13:27:00Z" w16du:dateUtc="2026-06-05T10:27:00Z">
                  <w:rPr>
                    <w:rFonts w:ascii="Cambria Math" w:hAnsi="Cambria Math"/>
                  </w:rPr>
                </w:ins>
              </m:ctrlPr>
            </m:sSubPr>
            <m:e>
              <m:r>
                <w:ins w:id="1862" w:author="Juan Pablo Bernal Tamayo" w:date="2026-06-05T13:27:00Z" w16du:dateUtc="2026-06-05T10:27:00Z">
                  <w:rPr>
                    <w:rFonts w:ascii="Cambria Math" w:hAnsi="Cambria Math"/>
                  </w:rPr>
                  <m:t>Δ</m:t>
                </w:ins>
              </m:r>
            </m:e>
            <m:sub>
              <m:r>
                <w:ins w:id="1863" w:author="Juan Pablo Bernal Tamayo" w:date="2026-06-05T13:27:00Z" w16du:dateUtc="2026-06-05T10:27:00Z">
                  <m:rPr>
                    <m:sty m:val="p"/>
                  </m:rPr>
                  <w:rPr>
                    <w:rFonts w:ascii="Cambria Math" w:hAnsi="Cambria Math"/>
                  </w:rPr>
                  <m:t>bias</m:t>
                </w:ins>
              </m:r>
            </m:sub>
          </m:sSub>
          <m:r>
            <w:ins w:id="1864" w:author="Juan Pablo Bernal Tamayo" w:date="2026-06-05T13:27:00Z" w16du:dateUtc="2026-06-05T10:27:00Z">
              <m:rPr>
                <m:sty m:val="p"/>
              </m:rPr>
              <w:rPr>
                <w:rFonts w:ascii="Cambria Math" w:hAnsi="Cambria Math"/>
              </w:rPr>
              <m:t>=</m:t>
            </w:ins>
          </m:r>
          <m:sSub>
            <m:sSubPr>
              <m:ctrlPr>
                <w:ins w:id="1865" w:author="Juan Pablo Bernal Tamayo" w:date="2026-06-05T13:27:00Z" w16du:dateUtc="2026-06-05T10:27:00Z">
                  <w:rPr>
                    <w:rFonts w:ascii="Cambria Math" w:hAnsi="Cambria Math"/>
                  </w:rPr>
                </w:ins>
              </m:ctrlPr>
            </m:sSubPr>
            <m:e>
              <m:r>
                <w:ins w:id="1866" w:author="Juan Pablo Bernal Tamayo" w:date="2026-06-05T13:27:00Z" w16du:dateUtc="2026-06-05T10:27:00Z">
                  <m:rPr>
                    <m:nor/>
                  </m:rPr>
                  <m:t>score</m:t>
                </w:ins>
              </m:r>
            </m:e>
            <m:sub>
              <m:r>
                <w:ins w:id="1867" w:author="Juan Pablo Bernal Tamayo" w:date="2026-06-05T13:27:00Z" w16du:dateUtc="2026-06-05T10:27:00Z">
                  <w:rPr>
                    <w:rFonts w:ascii="Cambria Math" w:hAnsi="Cambria Math"/>
                  </w:rPr>
                  <m:t>A</m:t>
                </w:ins>
              </m:r>
            </m:sub>
          </m:sSub>
          <m:r>
            <w:ins w:id="1868" w:author="Juan Pablo Bernal Tamayo" w:date="2026-06-05T13:27:00Z" w16du:dateUtc="2026-06-05T10:27:00Z">
              <m:rPr>
                <m:sty m:val="p"/>
              </m:rPr>
              <w:rPr>
                <w:rFonts w:ascii="Cambria Math" w:hAnsi="Cambria Math"/>
              </w:rPr>
              <m:t>-</m:t>
            </w:ins>
          </m:r>
          <m:sSub>
            <m:sSubPr>
              <m:ctrlPr>
                <w:ins w:id="1869" w:author="Juan Pablo Bernal Tamayo" w:date="2026-06-05T13:27:00Z" w16du:dateUtc="2026-06-05T10:27:00Z">
                  <w:rPr>
                    <w:rFonts w:ascii="Cambria Math" w:hAnsi="Cambria Math"/>
                  </w:rPr>
                </w:ins>
              </m:ctrlPr>
            </m:sSubPr>
            <m:e>
              <m:r>
                <w:ins w:id="1870" w:author="Juan Pablo Bernal Tamayo" w:date="2026-06-05T13:27:00Z" w16du:dateUtc="2026-06-05T10:27:00Z">
                  <m:rPr>
                    <m:nor/>
                  </m:rPr>
                  <m:t>score</m:t>
                </w:ins>
              </m:r>
            </m:e>
            <m:sub>
              <m:r>
                <w:ins w:id="1871" w:author="Juan Pablo Bernal Tamayo" w:date="2026-06-05T13:27:00Z" w16du:dateUtc="2026-06-05T10:27:00Z">
                  <w:rPr>
                    <w:rFonts w:ascii="Cambria Math" w:hAnsi="Cambria Math"/>
                  </w:rPr>
                  <m:t>B</m:t>
                </w:ins>
              </m:r>
            </m:sub>
          </m:sSub>
        </m:oMath>
      </m:oMathPara>
    </w:p>
    <w:p w14:paraId="1F22D172" w14:textId="77777777" w:rsidR="00E2350D" w:rsidRDefault="00E2350D" w:rsidP="00E2350D">
      <w:pPr>
        <w:pStyle w:val="Heading3"/>
        <w:rPr>
          <w:ins w:id="1872" w:author="Juan Pablo Bernal Tamayo" w:date="2026-06-05T13:27:00Z" w16du:dateUtc="2026-06-05T10:27:00Z"/>
        </w:rPr>
      </w:pPr>
      <w:bookmarkStart w:id="1873" w:name="Xf391e64855f0cceb01b0dc614925092b2724392"/>
      <w:bookmarkEnd w:id="1784"/>
      <w:ins w:id="1874" w:author="Juan Pablo Bernal Tamayo" w:date="2026-06-05T13:27:00Z" w16du:dateUtc="2026-06-05T10:27:00Z">
        <w:r>
          <w:t>8.7 Pseudotime-Based Perturbation Score (</w:t>
        </w:r>
        <w:r>
          <w:rPr>
            <w:rStyle w:val="VerbatimChar"/>
          </w:rPr>
          <w:t>compute_perturbation_score</w:t>
        </w:r>
        <w:r>
          <w:t>)</w:t>
        </w:r>
      </w:ins>
    </w:p>
    <w:p w14:paraId="15C9CBEC" w14:textId="77777777" w:rsidR="00E2350D" w:rsidRDefault="00E2350D" w:rsidP="00E2350D">
      <w:pPr>
        <w:pStyle w:val="FirstParagraph"/>
        <w:rPr>
          <w:ins w:id="1875" w:author="Juan Pablo Bernal Tamayo" w:date="2026-06-05T13:27:00Z" w16du:dateUtc="2026-06-05T10:27:00Z"/>
        </w:rPr>
      </w:pPr>
      <w:ins w:id="1876" w:author="Juan Pablo Bernal Tamayo" w:date="2026-06-05T13:27:00Z" w16du:dateUtc="2026-06-05T10:27:00Z">
        <w:r>
          <w:t>An alternative perturbation score, analogous to the CellOracle perturbation score [7], uses the pseudotime gradient as a reference direction for differentiation. The algorithm proceeds as follows:</w:t>
        </w:r>
      </w:ins>
    </w:p>
    <w:p w14:paraId="79A0D77A" w14:textId="77777777" w:rsidR="00E2350D" w:rsidRDefault="00E2350D" w:rsidP="00E2350D">
      <w:pPr>
        <w:pStyle w:val="Compact"/>
        <w:numPr>
          <w:ilvl w:val="0"/>
          <w:numId w:val="2"/>
        </w:numPr>
        <w:rPr>
          <w:ins w:id="1877" w:author="Juan Pablo Bernal Tamayo" w:date="2026-06-05T13:27:00Z" w16du:dateUtc="2026-06-05T10:27:00Z"/>
        </w:rPr>
      </w:pPr>
      <w:ins w:id="1878" w:author="Juan Pablo Bernal Tamayo" w:date="2026-06-05T13:27:00Z" w16du:dateUtc="2026-06-05T10:27:00Z">
        <w:r>
          <w:rPr>
            <w:b/>
            <w:bCs/>
          </w:rPr>
          <w:t>Pseudotime surface.</w:t>
        </w:r>
        <w:r>
          <w:t xml:space="preserve"> A smooth pseudotime field is estimated on the </w:t>
        </w:r>
      </w:ins>
      <m:oMath>
        <m:sSub>
          <m:sSubPr>
            <m:ctrlPr>
              <w:ins w:id="1879" w:author="Juan Pablo Bernal Tamayo" w:date="2026-06-05T13:27:00Z" w16du:dateUtc="2026-06-05T10:27:00Z">
                <w:rPr>
                  <w:rFonts w:ascii="Cambria Math" w:hAnsi="Cambria Math"/>
                </w:rPr>
              </w:ins>
            </m:ctrlPr>
          </m:sSubPr>
          <m:e>
            <m:r>
              <w:ins w:id="1880" w:author="Juan Pablo Bernal Tamayo" w:date="2026-06-05T13:27:00Z" w16du:dateUtc="2026-06-05T10:27:00Z">
                <w:rPr>
                  <w:rFonts w:ascii="Cambria Math" w:hAnsi="Cambria Math"/>
                </w:rPr>
                <m:t>n</m:t>
              </w:ins>
            </m:r>
          </m:e>
          <m:sub>
            <m:r>
              <w:ins w:id="1881" w:author="Juan Pablo Bernal Tamayo" w:date="2026-06-05T13:27:00Z" w16du:dateUtc="2026-06-05T10:27:00Z">
                <w:rPr>
                  <w:rFonts w:ascii="Cambria Math" w:hAnsi="Cambria Math"/>
                </w:rPr>
                <m:t>g</m:t>
              </w:ins>
            </m:r>
          </m:sub>
        </m:sSub>
        <m:r>
          <w:ins w:id="1882" w:author="Juan Pablo Bernal Tamayo" w:date="2026-06-05T13:27:00Z" w16du:dateUtc="2026-06-05T10:27:00Z">
            <m:rPr>
              <m:sty m:val="p"/>
            </m:rPr>
            <w:rPr>
              <w:rFonts w:ascii="Cambria Math" w:hAnsi="Cambria Math"/>
            </w:rPr>
            <m:t>×</m:t>
          </w:ins>
        </m:r>
        <m:sSub>
          <m:sSubPr>
            <m:ctrlPr>
              <w:ins w:id="1883" w:author="Juan Pablo Bernal Tamayo" w:date="2026-06-05T13:27:00Z" w16du:dateUtc="2026-06-05T10:27:00Z">
                <w:rPr>
                  <w:rFonts w:ascii="Cambria Math" w:hAnsi="Cambria Math"/>
                </w:rPr>
              </w:ins>
            </m:ctrlPr>
          </m:sSubPr>
          <m:e>
            <m:r>
              <w:ins w:id="1884" w:author="Juan Pablo Bernal Tamayo" w:date="2026-06-05T13:27:00Z" w16du:dateUtc="2026-06-05T10:27:00Z">
                <w:rPr>
                  <w:rFonts w:ascii="Cambria Math" w:hAnsi="Cambria Math"/>
                </w:rPr>
                <m:t>n</m:t>
              </w:ins>
            </m:r>
          </m:e>
          <m:sub>
            <m:r>
              <w:ins w:id="1885" w:author="Juan Pablo Bernal Tamayo" w:date="2026-06-05T13:27:00Z" w16du:dateUtc="2026-06-05T10:27:00Z">
                <w:rPr>
                  <w:rFonts w:ascii="Cambria Math" w:hAnsi="Cambria Math"/>
                </w:rPr>
                <m:t>g</m:t>
              </w:ins>
            </m:r>
          </m:sub>
        </m:sSub>
      </m:oMath>
      <w:ins w:id="1886" w:author="Juan Pablo Bernal Tamayo" w:date="2026-06-05T13:27:00Z" w16du:dateUtc="2026-06-05T10:27:00Z">
        <w:r>
          <w:t xml:space="preserve"> regular 2D grid by fitting a degree-3 polynomial regression to observed pseudotime values at cell positions.</w:t>
        </w:r>
      </w:ins>
    </w:p>
    <w:p w14:paraId="2A774CBF" w14:textId="77777777" w:rsidR="00E2350D" w:rsidRDefault="00E2350D" w:rsidP="00E2350D">
      <w:pPr>
        <w:pStyle w:val="Compact"/>
        <w:numPr>
          <w:ilvl w:val="0"/>
          <w:numId w:val="2"/>
        </w:numPr>
        <w:rPr>
          <w:ins w:id="1887" w:author="Juan Pablo Bernal Tamayo" w:date="2026-06-05T13:27:00Z" w16du:dateUtc="2026-06-05T10:27:00Z"/>
        </w:rPr>
      </w:pPr>
      <w:ins w:id="1888" w:author="Juan Pablo Bernal Tamayo" w:date="2026-06-05T13:27:00Z" w16du:dateUtc="2026-06-05T10:27:00Z">
        <w:r>
          <w:rPr>
            <w:b/>
            <w:bCs/>
          </w:rPr>
          <w:t>Gradient field.</w:t>
        </w:r>
        <w:r>
          <w:t xml:space="preserve"> The 2D gradient </w:t>
        </w:r>
      </w:ins>
      <m:oMath>
        <m:r>
          <w:ins w:id="1889" w:author="Juan Pablo Bernal Tamayo" w:date="2026-06-05T13:27:00Z" w16du:dateUtc="2026-06-05T10:27:00Z">
            <m:rPr>
              <m:sty m:val="p"/>
            </m:rPr>
            <w:rPr>
              <w:rFonts w:ascii="Cambria Math" w:hAnsi="Cambria Math"/>
            </w:rPr>
            <m:t>∇</m:t>
          </w:ins>
        </m:r>
        <m:r>
          <w:ins w:id="1890" w:author="Juan Pablo Bernal Tamayo" w:date="2026-06-05T13:27:00Z" w16du:dateUtc="2026-06-05T10:27:00Z">
            <w:rPr>
              <w:rFonts w:ascii="Cambria Math" w:hAnsi="Cambria Math"/>
            </w:rPr>
            <m:t>τ</m:t>
          </w:ins>
        </m:r>
        <m:d>
          <m:dPr>
            <m:ctrlPr>
              <w:ins w:id="1891" w:author="Juan Pablo Bernal Tamayo" w:date="2026-06-05T13:27:00Z" w16du:dateUtc="2026-06-05T10:27:00Z">
                <w:rPr>
                  <w:rFonts w:ascii="Cambria Math" w:hAnsi="Cambria Math"/>
                </w:rPr>
              </w:ins>
            </m:ctrlPr>
          </m:dPr>
          <m:e>
            <m:r>
              <w:ins w:id="1892" w:author="Juan Pablo Bernal Tamayo" w:date="2026-06-05T13:27:00Z" w16du:dateUtc="2026-06-05T10:27:00Z">
                <w:rPr>
                  <w:rFonts w:ascii="Cambria Math" w:hAnsi="Cambria Math"/>
                </w:rPr>
                <m:t>p</m:t>
              </w:ins>
            </m:r>
          </m:e>
        </m:d>
      </m:oMath>
      <w:ins w:id="1893" w:author="Juan Pablo Bernal Tamayo" w:date="2026-06-05T13:27:00Z" w16du:dateUtc="2026-06-05T10:27:00Z">
        <w:r>
          <w:t xml:space="preserve"> of the pseudotime surface is computed at each grid point via finite differences, giving the local direction of increasing pseudotime (i.e., the expected differentiation direction).</w:t>
        </w:r>
      </w:ins>
    </w:p>
    <w:p w14:paraId="3DC804BE" w14:textId="77777777" w:rsidR="00E2350D" w:rsidRDefault="00E2350D" w:rsidP="00E2350D">
      <w:pPr>
        <w:pStyle w:val="Compact"/>
        <w:numPr>
          <w:ilvl w:val="0"/>
          <w:numId w:val="2"/>
        </w:numPr>
        <w:rPr>
          <w:ins w:id="1894" w:author="Juan Pablo Bernal Tamayo" w:date="2026-06-05T13:27:00Z" w16du:dateUtc="2026-06-05T10:27:00Z"/>
        </w:rPr>
      </w:pPr>
      <w:ins w:id="1895" w:author="Juan Pablo Bernal Tamayo" w:date="2026-06-05T13:27:00Z" w16du:dateUtc="2026-06-05T10:27:00Z">
        <w:r>
          <w:rPr>
            <w:b/>
            <w:bCs/>
          </w:rPr>
          <w:t>Flow interpolation to grid.</w:t>
        </w:r>
        <w:r>
          <w:t xml:space="preserve"> KO perturbation flow vectors are interpolated from cells to grid points using Gaussian-kernel-weighted KNN averaging (bandwidth </w:t>
        </w:r>
      </w:ins>
      <m:oMath>
        <m:r>
          <w:ins w:id="1896" w:author="Juan Pablo Bernal Tamayo" w:date="2026-06-05T13:27:00Z" w16du:dateUtc="2026-06-05T10:27:00Z">
            <w:rPr>
              <w:rFonts w:ascii="Cambria Math" w:hAnsi="Cambria Math"/>
            </w:rPr>
            <m:t>σ</m:t>
          </w:ins>
        </m:r>
      </m:oMath>
      <w:ins w:id="1897" w:author="Juan Pablo Bernal Tamayo" w:date="2026-06-05T13:27:00Z" w16du:dateUtc="2026-06-05T10:27:00Z">
        <w:r>
          <w:t xml:space="preserve"> = median nearest-neighbor distance). Grid points with cell density below </w:t>
        </w:r>
      </w:ins>
      <m:oMath>
        <m:sSub>
          <m:sSubPr>
            <m:ctrlPr>
              <w:ins w:id="1898" w:author="Juan Pablo Bernal Tamayo" w:date="2026-06-05T13:27:00Z" w16du:dateUtc="2026-06-05T10:27:00Z">
                <w:rPr>
                  <w:rFonts w:ascii="Cambria Math" w:hAnsi="Cambria Math"/>
                </w:rPr>
              </w:ins>
            </m:ctrlPr>
          </m:sSubPr>
          <m:e>
            <m:r>
              <w:ins w:id="1899" w:author="Juan Pablo Bernal Tamayo" w:date="2026-06-05T13:27:00Z" w16du:dateUtc="2026-06-05T10:27:00Z">
                <w:rPr>
                  <w:rFonts w:ascii="Cambria Math" w:hAnsi="Cambria Math"/>
                </w:rPr>
                <m:t>ρ</m:t>
              </w:ins>
            </m:r>
          </m:e>
          <m:sub>
            <m:r>
              <w:ins w:id="1900" w:author="Juan Pablo Bernal Tamayo" w:date="2026-06-05T13:27:00Z" w16du:dateUtc="2026-06-05T10:27:00Z">
                <m:rPr>
                  <m:sty m:val="p"/>
                </m:rPr>
                <w:rPr>
                  <w:rFonts w:ascii="Cambria Math" w:hAnsi="Cambria Math"/>
                </w:rPr>
                <m:t>min</m:t>
              </w:ins>
            </m:r>
          </m:sub>
        </m:sSub>
      </m:oMath>
      <w:ins w:id="1901" w:author="Juan Pablo Bernal Tamayo" w:date="2026-06-05T13:27:00Z" w16du:dateUtc="2026-06-05T10:27:00Z">
        <w:r>
          <w:t xml:space="preserve"> (default 1% of maximum) are masked.</w:t>
        </w:r>
      </w:ins>
    </w:p>
    <w:p w14:paraId="3D6AC032" w14:textId="77777777" w:rsidR="00E2350D" w:rsidRDefault="00E2350D" w:rsidP="00E2350D">
      <w:pPr>
        <w:pStyle w:val="Compact"/>
        <w:numPr>
          <w:ilvl w:val="0"/>
          <w:numId w:val="2"/>
        </w:numPr>
        <w:rPr>
          <w:ins w:id="1902" w:author="Juan Pablo Bernal Tamayo" w:date="2026-06-05T13:27:00Z" w16du:dateUtc="2026-06-05T10:27:00Z"/>
        </w:rPr>
      </w:pPr>
      <w:ins w:id="1903" w:author="Juan Pablo Bernal Tamayo" w:date="2026-06-05T13:27:00Z" w16du:dateUtc="2026-06-05T10:27:00Z">
        <w:r>
          <w:rPr>
            <w:b/>
            <w:bCs/>
          </w:rPr>
          <w:t>Perturbation score.</w:t>
        </w:r>
        <w:r>
          <w:t xml:space="preserve"> At each non-masked grid point </w:t>
        </w:r>
      </w:ins>
      <m:oMath>
        <m:r>
          <w:ins w:id="1904" w:author="Juan Pablo Bernal Tamayo" w:date="2026-06-05T13:27:00Z" w16du:dateUtc="2026-06-05T10:27:00Z">
            <w:rPr>
              <w:rFonts w:ascii="Cambria Math" w:hAnsi="Cambria Math"/>
            </w:rPr>
            <m:t>p</m:t>
          </w:ins>
        </m:r>
      </m:oMath>
      <w:ins w:id="1905" w:author="Juan Pablo Bernal Tamayo" w:date="2026-06-05T13:27:00Z" w16du:dateUtc="2026-06-05T10:27:00Z">
        <w:r>
          <w:t>, the perturbation score is the cosine similarity between the interpolated KO flow and the pseudotime gradient:</w:t>
        </w:r>
      </w:ins>
    </w:p>
    <w:p w14:paraId="435C0978" w14:textId="77777777" w:rsidR="00E2350D" w:rsidRDefault="00E2350D" w:rsidP="00E2350D">
      <w:pPr>
        <w:pStyle w:val="Compact"/>
        <w:rPr>
          <w:ins w:id="1906" w:author="Juan Pablo Bernal Tamayo" w:date="2026-06-05T13:27:00Z" w16du:dateUtc="2026-06-05T10:27:00Z"/>
        </w:rPr>
      </w:pPr>
      <m:oMathPara>
        <m:oMathParaPr>
          <m:jc m:val="center"/>
        </m:oMathParaPr>
        <m:oMath>
          <m:r>
            <w:ins w:id="1907" w:author="Juan Pablo Bernal Tamayo" w:date="2026-06-05T13:27:00Z" w16du:dateUtc="2026-06-05T10:27:00Z">
              <m:rPr>
                <m:sty m:val="p"/>
              </m:rPr>
              <w:rPr>
                <w:rFonts w:ascii="Cambria Math" w:hAnsi="Cambria Math"/>
              </w:rPr>
              <m:t>PS</m:t>
            </w:ins>
          </m:r>
          <m:d>
            <m:dPr>
              <m:ctrlPr>
                <w:ins w:id="1908" w:author="Juan Pablo Bernal Tamayo" w:date="2026-06-05T13:27:00Z" w16du:dateUtc="2026-06-05T10:27:00Z">
                  <w:rPr>
                    <w:rFonts w:ascii="Cambria Math" w:hAnsi="Cambria Math"/>
                  </w:rPr>
                </w:ins>
              </m:ctrlPr>
            </m:dPr>
            <m:e>
              <m:r>
                <w:ins w:id="1909" w:author="Juan Pablo Bernal Tamayo" w:date="2026-06-05T13:27:00Z" w16du:dateUtc="2026-06-05T10:27:00Z">
                  <w:rPr>
                    <w:rFonts w:ascii="Cambria Math" w:hAnsi="Cambria Math"/>
                  </w:rPr>
                  <m:t>p</m:t>
                </w:ins>
              </m:r>
            </m:e>
          </m:d>
          <m:r>
            <w:ins w:id="1910" w:author="Juan Pablo Bernal Tamayo" w:date="2026-06-05T13:27:00Z" w16du:dateUtc="2026-06-05T10:27:00Z">
              <m:rPr>
                <m:sty m:val="p"/>
              </m:rPr>
              <w:rPr>
                <w:rFonts w:ascii="Cambria Math" w:hAnsi="Cambria Math"/>
              </w:rPr>
              <m:t>=</m:t>
            </w:ins>
          </m:r>
          <m:f>
            <m:fPr>
              <m:ctrlPr>
                <w:ins w:id="1911" w:author="Juan Pablo Bernal Tamayo" w:date="2026-06-05T13:27:00Z" w16du:dateUtc="2026-06-05T10:27:00Z">
                  <w:rPr>
                    <w:rFonts w:ascii="Cambria Math" w:hAnsi="Cambria Math"/>
                  </w:rPr>
                </w:ins>
              </m:ctrlPr>
            </m:fPr>
            <m:num>
              <m:acc>
                <m:accPr>
                  <m:ctrlPr>
                    <w:ins w:id="1912" w:author="Juan Pablo Bernal Tamayo" w:date="2026-06-05T13:27:00Z" w16du:dateUtc="2026-06-05T10:27:00Z">
                      <w:rPr>
                        <w:rFonts w:ascii="Cambria Math" w:hAnsi="Cambria Math"/>
                      </w:rPr>
                    </w:ins>
                  </m:ctrlPr>
                </m:accPr>
                <m:e>
                  <m:r>
                    <w:ins w:id="1913" w:author="Juan Pablo Bernal Tamayo" w:date="2026-06-05T13:27:00Z" w16du:dateUtc="2026-06-05T10:27:00Z">
                      <m:rPr>
                        <m:sty m:val="b"/>
                      </m:rPr>
                      <w:rPr>
                        <w:rFonts w:ascii="Cambria Math" w:hAnsi="Cambria Math"/>
                      </w:rPr>
                      <m:t>u</m:t>
                    </w:ins>
                  </m:r>
                </m:e>
              </m:acc>
              <m:d>
                <m:dPr>
                  <m:ctrlPr>
                    <w:ins w:id="1914" w:author="Juan Pablo Bernal Tamayo" w:date="2026-06-05T13:27:00Z" w16du:dateUtc="2026-06-05T10:27:00Z">
                      <w:rPr>
                        <w:rFonts w:ascii="Cambria Math" w:hAnsi="Cambria Math"/>
                      </w:rPr>
                    </w:ins>
                  </m:ctrlPr>
                </m:dPr>
                <m:e>
                  <m:r>
                    <w:ins w:id="1915" w:author="Juan Pablo Bernal Tamayo" w:date="2026-06-05T13:27:00Z" w16du:dateUtc="2026-06-05T10:27:00Z">
                      <w:rPr>
                        <w:rFonts w:ascii="Cambria Math" w:hAnsi="Cambria Math"/>
                      </w:rPr>
                      <m:t>p</m:t>
                    </w:ins>
                  </m:r>
                </m:e>
              </m:d>
              <m:r>
                <w:ins w:id="1916" w:author="Juan Pablo Bernal Tamayo" w:date="2026-06-05T13:27:00Z" w16du:dateUtc="2026-06-05T10:27:00Z">
                  <m:rPr>
                    <m:sty m:val="p"/>
                  </m:rPr>
                  <w:rPr>
                    <w:rFonts w:ascii="Cambria Math" w:hAnsi="Cambria Math"/>
                  </w:rPr>
                  <m:t>⋅∇</m:t>
                </w:ins>
              </m:r>
              <m:r>
                <w:ins w:id="1917" w:author="Juan Pablo Bernal Tamayo" w:date="2026-06-05T13:27:00Z" w16du:dateUtc="2026-06-05T10:27:00Z">
                  <w:rPr>
                    <w:rFonts w:ascii="Cambria Math" w:hAnsi="Cambria Math"/>
                  </w:rPr>
                  <m:t>τ</m:t>
                </w:ins>
              </m:r>
              <m:d>
                <m:dPr>
                  <m:ctrlPr>
                    <w:ins w:id="1918" w:author="Juan Pablo Bernal Tamayo" w:date="2026-06-05T13:27:00Z" w16du:dateUtc="2026-06-05T10:27:00Z">
                      <w:rPr>
                        <w:rFonts w:ascii="Cambria Math" w:hAnsi="Cambria Math"/>
                      </w:rPr>
                    </w:ins>
                  </m:ctrlPr>
                </m:dPr>
                <m:e>
                  <m:r>
                    <w:ins w:id="1919" w:author="Juan Pablo Bernal Tamayo" w:date="2026-06-05T13:27:00Z" w16du:dateUtc="2026-06-05T10:27:00Z">
                      <w:rPr>
                        <w:rFonts w:ascii="Cambria Math" w:hAnsi="Cambria Math"/>
                      </w:rPr>
                      <m:t>p</m:t>
                    </w:ins>
                  </m:r>
                </m:e>
              </m:d>
            </m:num>
            <m:den>
              <m:r>
                <w:ins w:id="1920" w:author="Juan Pablo Bernal Tamayo" w:date="2026-06-05T13:27:00Z" w16du:dateUtc="2026-06-05T10:27:00Z">
                  <m:rPr>
                    <m:sty m:val="p"/>
                  </m:rPr>
                  <w:rPr>
                    <w:rFonts w:ascii="Cambria Math" w:hAnsi="Cambria Math"/>
                  </w:rPr>
                  <m:t>∥</m:t>
                </w:ins>
              </m:r>
              <m:acc>
                <m:accPr>
                  <m:ctrlPr>
                    <w:ins w:id="1921" w:author="Juan Pablo Bernal Tamayo" w:date="2026-06-05T13:27:00Z" w16du:dateUtc="2026-06-05T10:27:00Z">
                      <w:rPr>
                        <w:rFonts w:ascii="Cambria Math" w:hAnsi="Cambria Math"/>
                      </w:rPr>
                    </w:ins>
                  </m:ctrlPr>
                </m:accPr>
                <m:e>
                  <m:r>
                    <w:ins w:id="1922" w:author="Juan Pablo Bernal Tamayo" w:date="2026-06-05T13:27:00Z" w16du:dateUtc="2026-06-05T10:27:00Z">
                      <m:rPr>
                        <m:sty m:val="b"/>
                      </m:rPr>
                      <w:rPr>
                        <w:rFonts w:ascii="Cambria Math" w:hAnsi="Cambria Math"/>
                      </w:rPr>
                      <m:t>u</m:t>
                    </w:ins>
                  </m:r>
                </m:e>
              </m:acc>
              <m:d>
                <m:dPr>
                  <m:ctrlPr>
                    <w:ins w:id="1923" w:author="Juan Pablo Bernal Tamayo" w:date="2026-06-05T13:27:00Z" w16du:dateUtc="2026-06-05T10:27:00Z">
                      <w:rPr>
                        <w:rFonts w:ascii="Cambria Math" w:hAnsi="Cambria Math"/>
                      </w:rPr>
                    </w:ins>
                  </m:ctrlPr>
                </m:dPr>
                <m:e>
                  <m:r>
                    <w:ins w:id="1924" w:author="Juan Pablo Bernal Tamayo" w:date="2026-06-05T13:27:00Z" w16du:dateUtc="2026-06-05T10:27:00Z">
                      <w:rPr>
                        <w:rFonts w:ascii="Cambria Math" w:hAnsi="Cambria Math"/>
                      </w:rPr>
                      <m:t>p</m:t>
                    </w:ins>
                  </m:r>
                </m:e>
              </m:d>
              <m:r>
                <w:ins w:id="1925" w:author="Juan Pablo Bernal Tamayo" w:date="2026-06-05T13:27:00Z" w16du:dateUtc="2026-06-05T10:27:00Z">
                  <m:rPr>
                    <m:sty m:val="p"/>
                  </m:rPr>
                  <w:rPr>
                    <w:rFonts w:ascii="Cambria Math" w:hAnsi="Cambria Math"/>
                  </w:rPr>
                  <m:t>∥</m:t>
                </w:ins>
              </m:r>
              <m:r>
                <w:ins w:id="1926" w:author="Juan Pablo Bernal Tamayo" w:date="2026-06-05T13:27:00Z" w16du:dateUtc="2026-06-05T10:27:00Z">
                  <w:rPr>
                    <w:rFonts w:ascii="Cambria Math" w:hAnsi="Cambria Math"/>
                  </w:rPr>
                  <m:t> </m:t>
                </w:ins>
              </m:r>
              <m:r>
                <w:ins w:id="1927" w:author="Juan Pablo Bernal Tamayo" w:date="2026-06-05T13:27:00Z" w16du:dateUtc="2026-06-05T10:27:00Z">
                  <m:rPr>
                    <m:sty m:val="p"/>
                  </m:rPr>
                  <w:rPr>
                    <w:rFonts w:ascii="Cambria Math" w:hAnsi="Cambria Math"/>
                  </w:rPr>
                  <m:t>∥∇</m:t>
                </w:ins>
              </m:r>
              <m:r>
                <w:ins w:id="1928" w:author="Juan Pablo Bernal Tamayo" w:date="2026-06-05T13:27:00Z" w16du:dateUtc="2026-06-05T10:27:00Z">
                  <w:rPr>
                    <w:rFonts w:ascii="Cambria Math" w:hAnsi="Cambria Math"/>
                  </w:rPr>
                  <m:t>τ</m:t>
                </w:ins>
              </m:r>
              <m:d>
                <m:dPr>
                  <m:ctrlPr>
                    <w:ins w:id="1929" w:author="Juan Pablo Bernal Tamayo" w:date="2026-06-05T13:27:00Z" w16du:dateUtc="2026-06-05T10:27:00Z">
                      <w:rPr>
                        <w:rFonts w:ascii="Cambria Math" w:hAnsi="Cambria Math"/>
                      </w:rPr>
                    </w:ins>
                  </m:ctrlPr>
                </m:dPr>
                <m:e>
                  <m:r>
                    <w:ins w:id="1930" w:author="Juan Pablo Bernal Tamayo" w:date="2026-06-05T13:27:00Z" w16du:dateUtc="2026-06-05T10:27:00Z">
                      <w:rPr>
                        <w:rFonts w:ascii="Cambria Math" w:hAnsi="Cambria Math"/>
                      </w:rPr>
                      <m:t>p</m:t>
                    </w:ins>
                  </m:r>
                </m:e>
              </m:d>
              <m:r>
                <w:ins w:id="1931" w:author="Juan Pablo Bernal Tamayo" w:date="2026-06-05T13:27:00Z" w16du:dateUtc="2026-06-05T10:27:00Z">
                  <m:rPr>
                    <m:sty m:val="p"/>
                  </m:rPr>
                  <w:rPr>
                    <w:rFonts w:ascii="Cambria Math" w:hAnsi="Cambria Math"/>
                  </w:rPr>
                  <m:t>∥</m:t>
                </w:ins>
              </m:r>
            </m:den>
          </m:f>
        </m:oMath>
      </m:oMathPara>
    </w:p>
    <w:p w14:paraId="3CE40920" w14:textId="77777777" w:rsidR="00E2350D" w:rsidRDefault="00E2350D" w:rsidP="00E2350D">
      <w:pPr>
        <w:pStyle w:val="Compact"/>
        <w:numPr>
          <w:ilvl w:val="0"/>
          <w:numId w:val="1"/>
        </w:numPr>
        <w:rPr>
          <w:ins w:id="1932" w:author="Juan Pablo Bernal Tamayo" w:date="2026-06-05T13:27:00Z" w16du:dateUtc="2026-06-05T10:27:00Z"/>
        </w:rPr>
      </w:pPr>
      <m:oMath>
        <m:r>
          <w:ins w:id="1933" w:author="Juan Pablo Bernal Tamayo" w:date="2026-06-05T13:27:00Z" w16du:dateUtc="2026-06-05T10:27:00Z">
            <m:rPr>
              <m:sty m:val="p"/>
            </m:rPr>
            <w:rPr>
              <w:rFonts w:ascii="Cambria Math" w:hAnsi="Cambria Math"/>
            </w:rPr>
            <m:t>PS&gt;</m:t>
          </w:ins>
        </m:r>
        <m:r>
          <w:ins w:id="1934" w:author="Juan Pablo Bernal Tamayo" w:date="2026-06-05T13:27:00Z" w16du:dateUtc="2026-06-05T10:27:00Z">
            <w:rPr>
              <w:rFonts w:ascii="Cambria Math" w:hAnsi="Cambria Math"/>
            </w:rPr>
            <m:t>0</m:t>
          </w:ins>
        </m:r>
      </m:oMath>
      <w:ins w:id="1935" w:author="Juan Pablo Bernal Tamayo" w:date="2026-06-05T13:27:00Z" w16du:dateUtc="2026-06-05T10:27:00Z">
        <w:r>
          <w:t xml:space="preserve">: perturbation promotes differentiation; </w:t>
        </w:r>
      </w:ins>
      <m:oMath>
        <m:r>
          <w:ins w:id="1936" w:author="Juan Pablo Bernal Tamayo" w:date="2026-06-05T13:27:00Z" w16du:dateUtc="2026-06-05T10:27:00Z">
            <m:rPr>
              <m:sty m:val="p"/>
            </m:rPr>
            <w:rPr>
              <w:rFonts w:ascii="Cambria Math" w:hAnsi="Cambria Math"/>
            </w:rPr>
            <m:t>PS&lt;</m:t>
          </w:ins>
        </m:r>
        <m:r>
          <w:ins w:id="1937" w:author="Juan Pablo Bernal Tamayo" w:date="2026-06-05T13:27:00Z" w16du:dateUtc="2026-06-05T10:27:00Z">
            <w:rPr>
              <w:rFonts w:ascii="Cambria Math" w:hAnsi="Cambria Math"/>
            </w:rPr>
            <m:t>0</m:t>
          </w:ins>
        </m:r>
      </m:oMath>
      <w:ins w:id="1938" w:author="Juan Pablo Bernal Tamayo" w:date="2026-06-05T13:27:00Z" w16du:dateUtc="2026-06-05T10:27:00Z">
        <w:r>
          <w:t>: perturbation opposes differentiation. The summary ranking metric is the sum of negative PS values across non-masked grid points, matching CellOracle’s convention [7].</w:t>
        </w:r>
      </w:ins>
    </w:p>
    <w:p w14:paraId="133EE3E0" w14:textId="77777777" w:rsidR="00E2350D" w:rsidRDefault="00E2350D" w:rsidP="00E2350D">
      <w:pPr>
        <w:pStyle w:val="Heading3"/>
        <w:rPr>
          <w:ins w:id="1939" w:author="Juan Pablo Bernal Tamayo" w:date="2026-06-05T13:27:00Z" w16du:dateUtc="2026-06-05T10:27:00Z"/>
        </w:rPr>
      </w:pPr>
      <w:bookmarkStart w:id="1940" w:name="ko-screening-and-synergy-analysis"/>
      <w:bookmarkEnd w:id="1873"/>
      <w:ins w:id="1941" w:author="Juan Pablo Bernal Tamayo" w:date="2026-06-05T13:27:00Z" w16du:dateUtc="2026-06-05T10:27:00Z">
        <w:r>
          <w:t>8.8 KO Screening and Synergy Analysis</w:t>
        </w:r>
      </w:ins>
    </w:p>
    <w:p w14:paraId="6EB8B448" w14:textId="77777777" w:rsidR="00E2350D" w:rsidRDefault="00E2350D" w:rsidP="00E2350D">
      <w:pPr>
        <w:pStyle w:val="FirstParagraph"/>
        <w:rPr>
          <w:ins w:id="1942" w:author="Juan Pablo Bernal Tamayo" w:date="2026-06-05T13:27:00Z" w16du:dateUtc="2026-06-05T10:27:00Z"/>
        </w:rPr>
      </w:pPr>
      <w:ins w:id="1943" w:author="Juan Pablo Bernal Tamayo" w:date="2026-06-05T13:27:00Z" w16du:dateUtc="2026-06-05T10:27:00Z">
        <w:r>
          <w:t>To systematically identify lineage-driver genes and pairs, scHopfield provides two screening functions:</w:t>
        </w:r>
      </w:ins>
    </w:p>
    <w:p w14:paraId="3EE918EE" w14:textId="77777777" w:rsidR="00E2350D" w:rsidRDefault="00E2350D" w:rsidP="00E2350D">
      <w:pPr>
        <w:pStyle w:val="BodyText"/>
        <w:rPr>
          <w:ins w:id="1944" w:author="Juan Pablo Bernal Tamayo" w:date="2026-06-05T13:27:00Z" w16du:dateUtc="2026-06-05T10:27:00Z"/>
        </w:rPr>
      </w:pPr>
      <w:ins w:id="1945" w:author="Juan Pablo Bernal Tamayo" w:date="2026-06-05T13:27:00Z" w16du:dateUtc="2026-06-05T10:27:00Z">
        <w:r>
          <w:rPr>
            <w:b/>
            <w:bCs/>
          </w:rPr>
          <w:lastRenderedPageBreak/>
          <w:t>Single-gene KO screen</w:t>
        </w:r>
        <w:r>
          <w:t xml:space="preserve"> (</w:t>
        </w:r>
        <w:r>
          <w:rPr>
            <w:rStyle w:val="VerbatimChar"/>
          </w:rPr>
          <w:t>run_ko_screen</w:t>
        </w:r>
        <w:r>
          <w:t xml:space="preserve">): for each candidate gene </w:t>
        </w:r>
      </w:ins>
      <m:oMath>
        <m:r>
          <w:ins w:id="1946" w:author="Juan Pablo Bernal Tamayo" w:date="2026-06-05T13:27:00Z" w16du:dateUtc="2026-06-05T10:27:00Z">
            <w:rPr>
              <w:rFonts w:ascii="Cambria Math" w:hAnsi="Cambria Math"/>
            </w:rPr>
            <m:t>g</m:t>
          </w:ins>
        </m:r>
      </m:oMath>
      <w:ins w:id="1947" w:author="Juan Pablo Bernal Tamayo" w:date="2026-06-05T13:27:00Z" w16du:dateUtc="2026-06-05T10:27:00Z">
        <w:r>
          <w:t xml:space="preserve">, runs </w:t>
        </w:r>
        <w:r>
          <w:rPr>
            <w:rStyle w:val="VerbatimChar"/>
          </w:rPr>
          <w:t>simulate_shift_ode({g: 0})</w:t>
        </w:r>
        <w:r>
          <w:t xml:space="preserve"> on a copy of the dataset, then computes lineage bias (§8.6) and per-cluster effects (§8.5). Results are returned as dictionaries keyed by gene name.</w:t>
        </w:r>
      </w:ins>
    </w:p>
    <w:p w14:paraId="0F6E3629" w14:textId="77777777" w:rsidR="00E2350D" w:rsidRDefault="00E2350D" w:rsidP="00E2350D">
      <w:pPr>
        <w:pStyle w:val="BodyText"/>
        <w:rPr>
          <w:ins w:id="1948" w:author="Juan Pablo Bernal Tamayo" w:date="2026-06-05T13:27:00Z" w16du:dateUtc="2026-06-05T10:27:00Z"/>
        </w:rPr>
      </w:pPr>
      <w:ins w:id="1949" w:author="Juan Pablo Bernal Tamayo" w:date="2026-06-05T13:27:00Z" w16du:dateUtc="2026-06-05T10:27:00Z">
        <w:r>
          <w:rPr>
            <w:b/>
            <w:bCs/>
          </w:rPr>
          <w:t>Pairwise KO screen</w:t>
        </w:r>
        <w:r>
          <w:t xml:space="preserve"> (</w:t>
        </w:r>
        <w:r>
          <w:rPr>
            <w:rStyle w:val="VerbatimChar"/>
          </w:rPr>
          <w:t>run_pairwise_ko_screen</w:t>
        </w:r>
        <w:r>
          <w:t xml:space="preserve">): for each candidate pair </w:t>
        </w:r>
      </w:ins>
      <m:oMath>
        <m:d>
          <m:dPr>
            <m:ctrlPr>
              <w:ins w:id="1950" w:author="Juan Pablo Bernal Tamayo" w:date="2026-06-05T13:27:00Z" w16du:dateUtc="2026-06-05T10:27:00Z">
                <w:rPr>
                  <w:rFonts w:ascii="Cambria Math" w:hAnsi="Cambria Math"/>
                </w:rPr>
              </w:ins>
            </m:ctrlPr>
          </m:dPr>
          <m:e>
            <m:sSub>
              <m:sSubPr>
                <m:ctrlPr>
                  <w:ins w:id="1951" w:author="Juan Pablo Bernal Tamayo" w:date="2026-06-05T13:27:00Z" w16du:dateUtc="2026-06-05T10:27:00Z">
                    <w:rPr>
                      <w:rFonts w:ascii="Cambria Math" w:hAnsi="Cambria Math"/>
                    </w:rPr>
                  </w:ins>
                </m:ctrlPr>
              </m:sSubPr>
              <m:e>
                <m:r>
                  <w:ins w:id="1952" w:author="Juan Pablo Bernal Tamayo" w:date="2026-06-05T13:27:00Z" w16du:dateUtc="2026-06-05T10:27:00Z">
                    <w:rPr>
                      <w:rFonts w:ascii="Cambria Math" w:hAnsi="Cambria Math"/>
                    </w:rPr>
                    <m:t>g</m:t>
                  </w:ins>
                </m:r>
              </m:e>
              <m:sub>
                <m:r>
                  <w:ins w:id="1953" w:author="Juan Pablo Bernal Tamayo" w:date="2026-06-05T13:27:00Z" w16du:dateUtc="2026-06-05T10:27:00Z">
                    <w:rPr>
                      <w:rFonts w:ascii="Cambria Math" w:hAnsi="Cambria Math"/>
                    </w:rPr>
                    <m:t>1</m:t>
                  </w:ins>
                </m:r>
              </m:sub>
            </m:sSub>
            <m:r>
              <w:ins w:id="1954" w:author="Juan Pablo Bernal Tamayo" w:date="2026-06-05T13:27:00Z" w16du:dateUtc="2026-06-05T10:27:00Z">
                <m:rPr>
                  <m:sty m:val="p"/>
                </m:rPr>
                <w:rPr>
                  <w:rFonts w:ascii="Cambria Math" w:hAnsi="Cambria Math"/>
                </w:rPr>
                <m:t>,</m:t>
              </w:ins>
            </m:r>
            <m:sSub>
              <m:sSubPr>
                <m:ctrlPr>
                  <w:ins w:id="1955" w:author="Juan Pablo Bernal Tamayo" w:date="2026-06-05T13:27:00Z" w16du:dateUtc="2026-06-05T10:27:00Z">
                    <w:rPr>
                      <w:rFonts w:ascii="Cambria Math" w:hAnsi="Cambria Math"/>
                    </w:rPr>
                  </w:ins>
                </m:ctrlPr>
              </m:sSubPr>
              <m:e>
                <m:r>
                  <w:ins w:id="1956" w:author="Juan Pablo Bernal Tamayo" w:date="2026-06-05T13:27:00Z" w16du:dateUtc="2026-06-05T10:27:00Z">
                    <w:rPr>
                      <w:rFonts w:ascii="Cambria Math" w:hAnsi="Cambria Math"/>
                    </w:rPr>
                    <m:t>g</m:t>
                  </w:ins>
                </m:r>
              </m:e>
              <m:sub>
                <m:r>
                  <w:ins w:id="1957" w:author="Juan Pablo Bernal Tamayo" w:date="2026-06-05T13:27:00Z" w16du:dateUtc="2026-06-05T10:27:00Z">
                    <w:rPr>
                      <w:rFonts w:ascii="Cambria Math" w:hAnsi="Cambria Math"/>
                    </w:rPr>
                    <m:t>2</m:t>
                  </w:ins>
                </m:r>
              </m:sub>
            </m:sSub>
          </m:e>
        </m:d>
      </m:oMath>
      <w:ins w:id="1958" w:author="Juan Pablo Bernal Tamayo" w:date="2026-06-05T13:27:00Z" w16du:dateUtc="2026-06-05T10:27:00Z">
        <w:r>
          <w:t xml:space="preserve">, runs </w:t>
        </w:r>
        <w:r>
          <w:rPr>
            <w:rStyle w:val="VerbatimChar"/>
          </w:rPr>
          <w:t>simulate_shift_ode({g_1: 0, g_2: 0})</w:t>
        </w:r>
        <w:r>
          <w:t xml:space="preserve"> and computes the same metrics. This enables identification of gene pairs that act cooperatively to bias lineage commitment.</w:t>
        </w:r>
      </w:ins>
    </w:p>
    <w:p w14:paraId="12207241" w14:textId="77777777" w:rsidR="00E2350D" w:rsidRDefault="00E2350D" w:rsidP="00E2350D">
      <w:pPr>
        <w:pStyle w:val="BodyText"/>
        <w:rPr>
          <w:ins w:id="1959" w:author="Juan Pablo Bernal Tamayo" w:date="2026-06-05T13:27:00Z" w16du:dateUtc="2026-06-05T10:27:00Z"/>
        </w:rPr>
      </w:pPr>
      <w:ins w:id="1960" w:author="Juan Pablo Bernal Tamayo" w:date="2026-06-05T13:27:00Z" w16du:dateUtc="2026-06-05T10:27:00Z">
        <w:r>
          <w:rPr>
            <w:b/>
            <w:bCs/>
          </w:rPr>
          <w:t>Synergy score.</w:t>
        </w:r>
        <w:r>
          <w:t xml:space="preserve"> Given single-KO lineage biases </w:t>
        </w:r>
      </w:ins>
      <m:oMath>
        <m:sSub>
          <m:sSubPr>
            <m:ctrlPr>
              <w:ins w:id="1961" w:author="Juan Pablo Bernal Tamayo" w:date="2026-06-05T13:27:00Z" w16du:dateUtc="2026-06-05T10:27:00Z">
                <w:rPr>
                  <w:rFonts w:ascii="Cambria Math" w:hAnsi="Cambria Math"/>
                </w:rPr>
              </w:ins>
            </m:ctrlPr>
          </m:sSubPr>
          <m:e>
            <m:r>
              <w:ins w:id="1962" w:author="Juan Pablo Bernal Tamayo" w:date="2026-06-05T13:27:00Z" w16du:dateUtc="2026-06-05T10:27:00Z">
                <w:rPr>
                  <w:rFonts w:ascii="Cambria Math" w:hAnsi="Cambria Math"/>
                </w:rPr>
                <m:t>Δ</m:t>
              </w:ins>
            </m:r>
          </m:e>
          <m:sub>
            <m:sSub>
              <m:sSubPr>
                <m:ctrlPr>
                  <w:ins w:id="1963" w:author="Juan Pablo Bernal Tamayo" w:date="2026-06-05T13:27:00Z" w16du:dateUtc="2026-06-05T10:27:00Z">
                    <w:rPr>
                      <w:rFonts w:ascii="Cambria Math" w:hAnsi="Cambria Math"/>
                    </w:rPr>
                  </w:ins>
                </m:ctrlPr>
              </m:sSubPr>
              <m:e>
                <m:r>
                  <w:ins w:id="1964" w:author="Juan Pablo Bernal Tamayo" w:date="2026-06-05T13:27:00Z" w16du:dateUtc="2026-06-05T10:27:00Z">
                    <w:rPr>
                      <w:rFonts w:ascii="Cambria Math" w:hAnsi="Cambria Math"/>
                    </w:rPr>
                    <m:t>g</m:t>
                  </w:ins>
                </m:r>
              </m:e>
              <m:sub>
                <m:r>
                  <w:ins w:id="1965" w:author="Juan Pablo Bernal Tamayo" w:date="2026-06-05T13:27:00Z" w16du:dateUtc="2026-06-05T10:27:00Z">
                    <w:rPr>
                      <w:rFonts w:ascii="Cambria Math" w:hAnsi="Cambria Math"/>
                    </w:rPr>
                    <m:t>1</m:t>
                  </w:ins>
                </m:r>
              </m:sub>
            </m:sSub>
          </m:sub>
        </m:sSub>
      </m:oMath>
      <w:ins w:id="1966" w:author="Juan Pablo Bernal Tamayo" w:date="2026-06-05T13:27:00Z" w16du:dateUtc="2026-06-05T10:27:00Z">
        <w:r>
          <w:t xml:space="preserve"> and </w:t>
        </w:r>
      </w:ins>
      <m:oMath>
        <m:sSub>
          <m:sSubPr>
            <m:ctrlPr>
              <w:ins w:id="1967" w:author="Juan Pablo Bernal Tamayo" w:date="2026-06-05T13:27:00Z" w16du:dateUtc="2026-06-05T10:27:00Z">
                <w:rPr>
                  <w:rFonts w:ascii="Cambria Math" w:hAnsi="Cambria Math"/>
                </w:rPr>
              </w:ins>
            </m:ctrlPr>
          </m:sSubPr>
          <m:e>
            <m:r>
              <w:ins w:id="1968" w:author="Juan Pablo Bernal Tamayo" w:date="2026-06-05T13:27:00Z" w16du:dateUtc="2026-06-05T10:27:00Z">
                <w:rPr>
                  <w:rFonts w:ascii="Cambria Math" w:hAnsi="Cambria Math"/>
                </w:rPr>
                <m:t>Δ</m:t>
              </w:ins>
            </m:r>
          </m:e>
          <m:sub>
            <m:sSub>
              <m:sSubPr>
                <m:ctrlPr>
                  <w:ins w:id="1969" w:author="Juan Pablo Bernal Tamayo" w:date="2026-06-05T13:27:00Z" w16du:dateUtc="2026-06-05T10:27:00Z">
                    <w:rPr>
                      <w:rFonts w:ascii="Cambria Math" w:hAnsi="Cambria Math"/>
                    </w:rPr>
                  </w:ins>
                </m:ctrlPr>
              </m:sSubPr>
              <m:e>
                <m:r>
                  <w:ins w:id="1970" w:author="Juan Pablo Bernal Tamayo" w:date="2026-06-05T13:27:00Z" w16du:dateUtc="2026-06-05T10:27:00Z">
                    <w:rPr>
                      <w:rFonts w:ascii="Cambria Math" w:hAnsi="Cambria Math"/>
                    </w:rPr>
                    <m:t>g</m:t>
                  </w:ins>
                </m:r>
              </m:e>
              <m:sub>
                <m:r>
                  <w:ins w:id="1971" w:author="Juan Pablo Bernal Tamayo" w:date="2026-06-05T13:27:00Z" w16du:dateUtc="2026-06-05T10:27:00Z">
                    <w:rPr>
                      <w:rFonts w:ascii="Cambria Math" w:hAnsi="Cambria Math"/>
                    </w:rPr>
                    <m:t>2</m:t>
                  </w:ins>
                </m:r>
              </m:sub>
            </m:sSub>
          </m:sub>
        </m:sSub>
      </m:oMath>
      <w:ins w:id="1972" w:author="Juan Pablo Bernal Tamayo" w:date="2026-06-05T13:27:00Z" w16du:dateUtc="2026-06-05T10:27:00Z">
        <w:r>
          <w:t xml:space="preserve"> and the double-KO lineage bias </w:t>
        </w:r>
      </w:ins>
      <m:oMath>
        <m:sSub>
          <m:sSubPr>
            <m:ctrlPr>
              <w:ins w:id="1973" w:author="Juan Pablo Bernal Tamayo" w:date="2026-06-05T13:27:00Z" w16du:dateUtc="2026-06-05T10:27:00Z">
                <w:rPr>
                  <w:rFonts w:ascii="Cambria Math" w:hAnsi="Cambria Math"/>
                </w:rPr>
              </w:ins>
            </m:ctrlPr>
          </m:sSubPr>
          <m:e>
            <m:r>
              <w:ins w:id="1974" w:author="Juan Pablo Bernal Tamayo" w:date="2026-06-05T13:27:00Z" w16du:dateUtc="2026-06-05T10:27:00Z">
                <w:rPr>
                  <w:rFonts w:ascii="Cambria Math" w:hAnsi="Cambria Math"/>
                </w:rPr>
                <m:t>Δ</m:t>
              </w:ins>
            </m:r>
          </m:e>
          <m:sub>
            <m:sSub>
              <m:sSubPr>
                <m:ctrlPr>
                  <w:ins w:id="1975" w:author="Juan Pablo Bernal Tamayo" w:date="2026-06-05T13:27:00Z" w16du:dateUtc="2026-06-05T10:27:00Z">
                    <w:rPr>
                      <w:rFonts w:ascii="Cambria Math" w:hAnsi="Cambria Math"/>
                    </w:rPr>
                  </w:ins>
                </m:ctrlPr>
              </m:sSubPr>
              <m:e>
                <m:r>
                  <w:ins w:id="1976" w:author="Juan Pablo Bernal Tamayo" w:date="2026-06-05T13:27:00Z" w16du:dateUtc="2026-06-05T10:27:00Z">
                    <w:rPr>
                      <w:rFonts w:ascii="Cambria Math" w:hAnsi="Cambria Math"/>
                    </w:rPr>
                    <m:t>g</m:t>
                  </w:ins>
                </m:r>
              </m:e>
              <m:sub>
                <m:r>
                  <w:ins w:id="1977" w:author="Juan Pablo Bernal Tamayo" w:date="2026-06-05T13:27:00Z" w16du:dateUtc="2026-06-05T10:27:00Z">
                    <w:rPr>
                      <w:rFonts w:ascii="Cambria Math" w:hAnsi="Cambria Math"/>
                    </w:rPr>
                    <m:t>1</m:t>
                  </w:ins>
                </m:r>
              </m:sub>
            </m:sSub>
            <m:r>
              <w:ins w:id="1978" w:author="Juan Pablo Bernal Tamayo" w:date="2026-06-05T13:27:00Z" w16du:dateUtc="2026-06-05T10:27:00Z">
                <m:rPr>
                  <m:sty m:val="p"/>
                </m:rPr>
                <w:rPr>
                  <w:rFonts w:ascii="Cambria Math" w:hAnsi="Cambria Math"/>
                </w:rPr>
                <m:t>,</m:t>
              </w:ins>
            </m:r>
            <m:sSub>
              <m:sSubPr>
                <m:ctrlPr>
                  <w:ins w:id="1979" w:author="Juan Pablo Bernal Tamayo" w:date="2026-06-05T13:27:00Z" w16du:dateUtc="2026-06-05T10:27:00Z">
                    <w:rPr>
                      <w:rFonts w:ascii="Cambria Math" w:hAnsi="Cambria Math"/>
                    </w:rPr>
                  </w:ins>
                </m:ctrlPr>
              </m:sSubPr>
              <m:e>
                <m:r>
                  <w:ins w:id="1980" w:author="Juan Pablo Bernal Tamayo" w:date="2026-06-05T13:27:00Z" w16du:dateUtc="2026-06-05T10:27:00Z">
                    <w:rPr>
                      <w:rFonts w:ascii="Cambria Math" w:hAnsi="Cambria Math"/>
                    </w:rPr>
                    <m:t>g</m:t>
                  </w:ins>
                </m:r>
              </m:e>
              <m:sub>
                <m:r>
                  <w:ins w:id="1981" w:author="Juan Pablo Bernal Tamayo" w:date="2026-06-05T13:27:00Z" w16du:dateUtc="2026-06-05T10:27:00Z">
                    <w:rPr>
                      <w:rFonts w:ascii="Cambria Math" w:hAnsi="Cambria Math"/>
                    </w:rPr>
                    <m:t>2</m:t>
                  </w:ins>
                </m:r>
              </m:sub>
            </m:sSub>
          </m:sub>
        </m:sSub>
      </m:oMath>
      <w:ins w:id="1982" w:author="Juan Pablo Bernal Tamayo" w:date="2026-06-05T13:27:00Z" w16du:dateUtc="2026-06-05T10:27:00Z">
        <w:r>
          <w:t>, the expected additive effect is the sum of their individual biases (</w:t>
        </w:r>
      </w:ins>
      <m:oMath>
        <m:sSub>
          <m:sSubPr>
            <m:ctrlPr>
              <w:ins w:id="1983" w:author="Juan Pablo Bernal Tamayo" w:date="2026-06-05T13:27:00Z" w16du:dateUtc="2026-06-05T10:27:00Z">
                <w:rPr>
                  <w:rFonts w:ascii="Cambria Math" w:hAnsi="Cambria Math"/>
                </w:rPr>
              </w:ins>
            </m:ctrlPr>
          </m:sSubPr>
          <m:e>
            <m:r>
              <w:ins w:id="1984" w:author="Juan Pablo Bernal Tamayo" w:date="2026-06-05T13:27:00Z" w16du:dateUtc="2026-06-05T10:27:00Z">
                <w:rPr>
                  <w:rFonts w:ascii="Cambria Math" w:hAnsi="Cambria Math"/>
                </w:rPr>
                <m:t>Δ</m:t>
              </w:ins>
            </m:r>
          </m:e>
          <m:sub>
            <m:sSub>
              <m:sSubPr>
                <m:ctrlPr>
                  <w:ins w:id="1985" w:author="Juan Pablo Bernal Tamayo" w:date="2026-06-05T13:27:00Z" w16du:dateUtc="2026-06-05T10:27:00Z">
                    <w:rPr>
                      <w:rFonts w:ascii="Cambria Math" w:hAnsi="Cambria Math"/>
                    </w:rPr>
                  </w:ins>
                </m:ctrlPr>
              </m:sSubPr>
              <m:e>
                <m:r>
                  <w:ins w:id="1986" w:author="Juan Pablo Bernal Tamayo" w:date="2026-06-05T13:27:00Z" w16du:dateUtc="2026-06-05T10:27:00Z">
                    <w:rPr>
                      <w:rFonts w:ascii="Cambria Math" w:hAnsi="Cambria Math"/>
                    </w:rPr>
                    <m:t>g</m:t>
                  </w:ins>
                </m:r>
              </m:e>
              <m:sub>
                <m:r>
                  <w:ins w:id="1987" w:author="Juan Pablo Bernal Tamayo" w:date="2026-06-05T13:27:00Z" w16du:dateUtc="2026-06-05T10:27:00Z">
                    <w:rPr>
                      <w:rFonts w:ascii="Cambria Math" w:hAnsi="Cambria Math"/>
                    </w:rPr>
                    <m:t>1</m:t>
                  </w:ins>
                </m:r>
              </m:sub>
            </m:sSub>
          </m:sub>
        </m:sSub>
        <m:r>
          <w:ins w:id="1988" w:author="Juan Pablo Bernal Tamayo" w:date="2026-06-05T13:27:00Z" w16du:dateUtc="2026-06-05T10:27:00Z">
            <m:rPr>
              <m:sty m:val="p"/>
            </m:rPr>
            <w:rPr>
              <w:rFonts w:ascii="Cambria Math" w:hAnsi="Cambria Math"/>
            </w:rPr>
            <m:t>+</m:t>
          </w:ins>
        </m:r>
        <m:sSub>
          <m:sSubPr>
            <m:ctrlPr>
              <w:ins w:id="1989" w:author="Juan Pablo Bernal Tamayo" w:date="2026-06-05T13:27:00Z" w16du:dateUtc="2026-06-05T10:27:00Z">
                <w:rPr>
                  <w:rFonts w:ascii="Cambria Math" w:hAnsi="Cambria Math"/>
                </w:rPr>
              </w:ins>
            </m:ctrlPr>
          </m:sSubPr>
          <m:e>
            <m:r>
              <w:ins w:id="1990" w:author="Juan Pablo Bernal Tamayo" w:date="2026-06-05T13:27:00Z" w16du:dateUtc="2026-06-05T10:27:00Z">
                <w:rPr>
                  <w:rFonts w:ascii="Cambria Math" w:hAnsi="Cambria Math"/>
                </w:rPr>
                <m:t>Δ</m:t>
              </w:ins>
            </m:r>
          </m:e>
          <m:sub>
            <m:sSub>
              <m:sSubPr>
                <m:ctrlPr>
                  <w:ins w:id="1991" w:author="Juan Pablo Bernal Tamayo" w:date="2026-06-05T13:27:00Z" w16du:dateUtc="2026-06-05T10:27:00Z">
                    <w:rPr>
                      <w:rFonts w:ascii="Cambria Math" w:hAnsi="Cambria Math"/>
                    </w:rPr>
                  </w:ins>
                </m:ctrlPr>
              </m:sSubPr>
              <m:e>
                <m:r>
                  <w:ins w:id="1992" w:author="Juan Pablo Bernal Tamayo" w:date="2026-06-05T13:27:00Z" w16du:dateUtc="2026-06-05T10:27:00Z">
                    <w:rPr>
                      <w:rFonts w:ascii="Cambria Math" w:hAnsi="Cambria Math"/>
                    </w:rPr>
                    <m:t>g</m:t>
                  </w:ins>
                </m:r>
              </m:e>
              <m:sub>
                <m:r>
                  <w:ins w:id="1993" w:author="Juan Pablo Bernal Tamayo" w:date="2026-06-05T13:27:00Z" w16du:dateUtc="2026-06-05T10:27:00Z">
                    <w:rPr>
                      <w:rFonts w:ascii="Cambria Math" w:hAnsi="Cambria Math"/>
                    </w:rPr>
                    <m:t>2</m:t>
                  </w:ins>
                </m:r>
              </m:sub>
            </m:sSub>
          </m:sub>
        </m:sSub>
      </m:oMath>
      <w:ins w:id="1994" w:author="Juan Pablo Bernal Tamayo" w:date="2026-06-05T13:27:00Z" w16du:dateUtc="2026-06-05T10:27:00Z">
        <w:r>
          <w:t>). The deviation from this additive baseline (the cancellation error) is:</w:t>
        </w:r>
      </w:ins>
    </w:p>
    <w:p w14:paraId="01CBD34D" w14:textId="77777777" w:rsidR="00E2350D" w:rsidRDefault="00E2350D" w:rsidP="00E2350D">
      <w:pPr>
        <w:pStyle w:val="BodyText"/>
        <w:rPr>
          <w:ins w:id="1995" w:author="Juan Pablo Bernal Tamayo" w:date="2026-06-05T13:27:00Z" w16du:dateUtc="2026-06-05T10:27:00Z"/>
        </w:rPr>
      </w:pPr>
      <m:oMathPara>
        <m:oMathParaPr>
          <m:jc m:val="center"/>
        </m:oMathParaPr>
        <m:oMath>
          <m:r>
            <w:ins w:id="1996" w:author="Juan Pablo Bernal Tamayo" w:date="2026-06-05T13:27:00Z" w16du:dateUtc="2026-06-05T10:27:00Z">
              <m:rPr>
                <m:sty m:val="p"/>
              </m:rPr>
              <w:rPr>
                <w:rFonts w:ascii="Cambria Math" w:hAnsi="Cambria Math"/>
              </w:rPr>
              <m:t>CE</m:t>
            </w:ins>
          </m:r>
          <m:d>
            <m:dPr>
              <m:ctrlPr>
                <w:ins w:id="1997" w:author="Juan Pablo Bernal Tamayo" w:date="2026-06-05T13:27:00Z" w16du:dateUtc="2026-06-05T10:27:00Z">
                  <w:rPr>
                    <w:rFonts w:ascii="Cambria Math" w:hAnsi="Cambria Math"/>
                  </w:rPr>
                </w:ins>
              </m:ctrlPr>
            </m:dPr>
            <m:e>
              <m:sSub>
                <m:sSubPr>
                  <m:ctrlPr>
                    <w:ins w:id="1998" w:author="Juan Pablo Bernal Tamayo" w:date="2026-06-05T13:27:00Z" w16du:dateUtc="2026-06-05T10:27:00Z">
                      <w:rPr>
                        <w:rFonts w:ascii="Cambria Math" w:hAnsi="Cambria Math"/>
                      </w:rPr>
                    </w:ins>
                  </m:ctrlPr>
                </m:sSubPr>
                <m:e>
                  <m:r>
                    <w:ins w:id="1999" w:author="Juan Pablo Bernal Tamayo" w:date="2026-06-05T13:27:00Z" w16du:dateUtc="2026-06-05T10:27:00Z">
                      <w:rPr>
                        <w:rFonts w:ascii="Cambria Math" w:hAnsi="Cambria Math"/>
                      </w:rPr>
                      <m:t>g</m:t>
                    </w:ins>
                  </m:r>
                </m:e>
                <m:sub>
                  <m:r>
                    <w:ins w:id="2000" w:author="Juan Pablo Bernal Tamayo" w:date="2026-06-05T13:27:00Z" w16du:dateUtc="2026-06-05T10:27:00Z">
                      <w:rPr>
                        <w:rFonts w:ascii="Cambria Math" w:hAnsi="Cambria Math"/>
                      </w:rPr>
                      <m:t>1</m:t>
                    </w:ins>
                  </m:r>
                </m:sub>
              </m:sSub>
              <m:r>
                <w:ins w:id="2001" w:author="Juan Pablo Bernal Tamayo" w:date="2026-06-05T13:27:00Z" w16du:dateUtc="2026-06-05T10:27:00Z">
                  <m:rPr>
                    <m:sty m:val="p"/>
                  </m:rPr>
                  <w:rPr>
                    <w:rFonts w:ascii="Cambria Math" w:hAnsi="Cambria Math"/>
                  </w:rPr>
                  <m:t>,</m:t>
                </w:ins>
              </m:r>
              <m:sSub>
                <m:sSubPr>
                  <m:ctrlPr>
                    <w:ins w:id="2002" w:author="Juan Pablo Bernal Tamayo" w:date="2026-06-05T13:27:00Z" w16du:dateUtc="2026-06-05T10:27:00Z">
                      <w:rPr>
                        <w:rFonts w:ascii="Cambria Math" w:hAnsi="Cambria Math"/>
                      </w:rPr>
                    </w:ins>
                  </m:ctrlPr>
                </m:sSubPr>
                <m:e>
                  <m:r>
                    <w:ins w:id="2003" w:author="Juan Pablo Bernal Tamayo" w:date="2026-06-05T13:27:00Z" w16du:dateUtc="2026-06-05T10:27:00Z">
                      <w:rPr>
                        <w:rFonts w:ascii="Cambria Math" w:hAnsi="Cambria Math"/>
                      </w:rPr>
                      <m:t>g</m:t>
                    </w:ins>
                  </m:r>
                </m:e>
                <m:sub>
                  <m:r>
                    <w:ins w:id="2004" w:author="Juan Pablo Bernal Tamayo" w:date="2026-06-05T13:27:00Z" w16du:dateUtc="2026-06-05T10:27:00Z">
                      <w:rPr>
                        <w:rFonts w:ascii="Cambria Math" w:hAnsi="Cambria Math"/>
                      </w:rPr>
                      <m:t>2</m:t>
                    </w:ins>
                  </m:r>
                </m:sub>
              </m:sSub>
            </m:e>
          </m:d>
          <m:r>
            <w:ins w:id="2005" w:author="Juan Pablo Bernal Tamayo" w:date="2026-06-05T13:27:00Z" w16du:dateUtc="2026-06-05T10:27:00Z">
              <m:rPr>
                <m:sty m:val="p"/>
              </m:rPr>
              <w:rPr>
                <w:rFonts w:ascii="Cambria Math" w:hAnsi="Cambria Math"/>
              </w:rPr>
              <m:t>=</m:t>
            </w:ins>
          </m:r>
          <m:sSub>
            <m:sSubPr>
              <m:ctrlPr>
                <w:ins w:id="2006" w:author="Juan Pablo Bernal Tamayo" w:date="2026-06-05T13:27:00Z" w16du:dateUtc="2026-06-05T10:27:00Z">
                  <w:rPr>
                    <w:rFonts w:ascii="Cambria Math" w:hAnsi="Cambria Math"/>
                  </w:rPr>
                </w:ins>
              </m:ctrlPr>
            </m:sSubPr>
            <m:e>
              <m:r>
                <w:ins w:id="2007" w:author="Juan Pablo Bernal Tamayo" w:date="2026-06-05T13:27:00Z" w16du:dateUtc="2026-06-05T10:27:00Z">
                  <w:rPr>
                    <w:rFonts w:ascii="Cambria Math" w:hAnsi="Cambria Math"/>
                  </w:rPr>
                  <m:t>Δ</m:t>
                </w:ins>
              </m:r>
            </m:e>
            <m:sub>
              <m:sSub>
                <m:sSubPr>
                  <m:ctrlPr>
                    <w:ins w:id="2008" w:author="Juan Pablo Bernal Tamayo" w:date="2026-06-05T13:27:00Z" w16du:dateUtc="2026-06-05T10:27:00Z">
                      <w:rPr>
                        <w:rFonts w:ascii="Cambria Math" w:hAnsi="Cambria Math"/>
                      </w:rPr>
                    </w:ins>
                  </m:ctrlPr>
                </m:sSubPr>
                <m:e>
                  <m:r>
                    <w:ins w:id="2009" w:author="Juan Pablo Bernal Tamayo" w:date="2026-06-05T13:27:00Z" w16du:dateUtc="2026-06-05T10:27:00Z">
                      <w:rPr>
                        <w:rFonts w:ascii="Cambria Math" w:hAnsi="Cambria Math"/>
                      </w:rPr>
                      <m:t>g</m:t>
                    </w:ins>
                  </m:r>
                </m:e>
                <m:sub>
                  <m:r>
                    <w:ins w:id="2010" w:author="Juan Pablo Bernal Tamayo" w:date="2026-06-05T13:27:00Z" w16du:dateUtc="2026-06-05T10:27:00Z">
                      <w:rPr>
                        <w:rFonts w:ascii="Cambria Math" w:hAnsi="Cambria Math"/>
                      </w:rPr>
                      <m:t>1</m:t>
                    </w:ins>
                  </m:r>
                </m:sub>
              </m:sSub>
              <m:r>
                <w:ins w:id="2011" w:author="Juan Pablo Bernal Tamayo" w:date="2026-06-05T13:27:00Z" w16du:dateUtc="2026-06-05T10:27:00Z">
                  <m:rPr>
                    <m:sty m:val="p"/>
                  </m:rPr>
                  <w:rPr>
                    <w:rFonts w:ascii="Cambria Math" w:hAnsi="Cambria Math"/>
                  </w:rPr>
                  <m:t>,</m:t>
                </w:ins>
              </m:r>
              <m:sSub>
                <m:sSubPr>
                  <m:ctrlPr>
                    <w:ins w:id="2012" w:author="Juan Pablo Bernal Tamayo" w:date="2026-06-05T13:27:00Z" w16du:dateUtc="2026-06-05T10:27:00Z">
                      <w:rPr>
                        <w:rFonts w:ascii="Cambria Math" w:hAnsi="Cambria Math"/>
                      </w:rPr>
                    </w:ins>
                  </m:ctrlPr>
                </m:sSubPr>
                <m:e>
                  <m:r>
                    <w:ins w:id="2013" w:author="Juan Pablo Bernal Tamayo" w:date="2026-06-05T13:27:00Z" w16du:dateUtc="2026-06-05T10:27:00Z">
                      <w:rPr>
                        <w:rFonts w:ascii="Cambria Math" w:hAnsi="Cambria Math"/>
                      </w:rPr>
                      <m:t>g</m:t>
                    </w:ins>
                  </m:r>
                </m:e>
                <m:sub>
                  <m:r>
                    <w:ins w:id="2014" w:author="Juan Pablo Bernal Tamayo" w:date="2026-06-05T13:27:00Z" w16du:dateUtc="2026-06-05T10:27:00Z">
                      <w:rPr>
                        <w:rFonts w:ascii="Cambria Math" w:hAnsi="Cambria Math"/>
                      </w:rPr>
                      <m:t>2</m:t>
                    </w:ins>
                  </m:r>
                </m:sub>
              </m:sSub>
            </m:sub>
          </m:sSub>
          <m:r>
            <w:ins w:id="2015" w:author="Juan Pablo Bernal Tamayo" w:date="2026-06-05T13:27:00Z" w16du:dateUtc="2026-06-05T10:27:00Z">
              <m:rPr>
                <m:sty m:val="p"/>
              </m:rPr>
              <w:rPr>
                <w:rFonts w:ascii="Cambria Math" w:hAnsi="Cambria Math"/>
              </w:rPr>
              <m:t>-</m:t>
            </w:ins>
          </m:r>
          <m:d>
            <m:dPr>
              <m:ctrlPr>
                <w:ins w:id="2016" w:author="Juan Pablo Bernal Tamayo" w:date="2026-06-05T13:27:00Z" w16du:dateUtc="2026-06-05T10:27:00Z">
                  <w:rPr>
                    <w:rFonts w:ascii="Cambria Math" w:hAnsi="Cambria Math"/>
                  </w:rPr>
                </w:ins>
              </m:ctrlPr>
            </m:dPr>
            <m:e>
              <m:sSub>
                <m:sSubPr>
                  <m:ctrlPr>
                    <w:ins w:id="2017" w:author="Juan Pablo Bernal Tamayo" w:date="2026-06-05T13:27:00Z" w16du:dateUtc="2026-06-05T10:27:00Z">
                      <w:rPr>
                        <w:rFonts w:ascii="Cambria Math" w:hAnsi="Cambria Math"/>
                      </w:rPr>
                    </w:ins>
                  </m:ctrlPr>
                </m:sSubPr>
                <m:e>
                  <m:r>
                    <w:ins w:id="2018" w:author="Juan Pablo Bernal Tamayo" w:date="2026-06-05T13:27:00Z" w16du:dateUtc="2026-06-05T10:27:00Z">
                      <w:rPr>
                        <w:rFonts w:ascii="Cambria Math" w:hAnsi="Cambria Math"/>
                      </w:rPr>
                      <m:t>Δ</m:t>
                    </w:ins>
                  </m:r>
                </m:e>
                <m:sub>
                  <m:sSub>
                    <m:sSubPr>
                      <m:ctrlPr>
                        <w:ins w:id="2019" w:author="Juan Pablo Bernal Tamayo" w:date="2026-06-05T13:27:00Z" w16du:dateUtc="2026-06-05T10:27:00Z">
                          <w:rPr>
                            <w:rFonts w:ascii="Cambria Math" w:hAnsi="Cambria Math"/>
                          </w:rPr>
                        </w:ins>
                      </m:ctrlPr>
                    </m:sSubPr>
                    <m:e>
                      <m:r>
                        <w:ins w:id="2020" w:author="Juan Pablo Bernal Tamayo" w:date="2026-06-05T13:27:00Z" w16du:dateUtc="2026-06-05T10:27:00Z">
                          <w:rPr>
                            <w:rFonts w:ascii="Cambria Math" w:hAnsi="Cambria Math"/>
                          </w:rPr>
                          <m:t>g</m:t>
                        </w:ins>
                      </m:r>
                    </m:e>
                    <m:sub>
                      <m:r>
                        <w:ins w:id="2021" w:author="Juan Pablo Bernal Tamayo" w:date="2026-06-05T13:27:00Z" w16du:dateUtc="2026-06-05T10:27:00Z">
                          <w:rPr>
                            <w:rFonts w:ascii="Cambria Math" w:hAnsi="Cambria Math"/>
                          </w:rPr>
                          <m:t>1</m:t>
                        </w:ins>
                      </m:r>
                    </m:sub>
                  </m:sSub>
                </m:sub>
              </m:sSub>
              <m:r>
                <w:ins w:id="2022" w:author="Juan Pablo Bernal Tamayo" w:date="2026-06-05T13:27:00Z" w16du:dateUtc="2026-06-05T10:27:00Z">
                  <m:rPr>
                    <m:sty m:val="p"/>
                  </m:rPr>
                  <w:rPr>
                    <w:rFonts w:ascii="Cambria Math" w:hAnsi="Cambria Math"/>
                  </w:rPr>
                  <m:t>+</m:t>
                </w:ins>
              </m:r>
              <m:sSub>
                <m:sSubPr>
                  <m:ctrlPr>
                    <w:ins w:id="2023" w:author="Juan Pablo Bernal Tamayo" w:date="2026-06-05T13:27:00Z" w16du:dateUtc="2026-06-05T10:27:00Z">
                      <w:rPr>
                        <w:rFonts w:ascii="Cambria Math" w:hAnsi="Cambria Math"/>
                      </w:rPr>
                    </w:ins>
                  </m:ctrlPr>
                </m:sSubPr>
                <m:e>
                  <m:r>
                    <w:ins w:id="2024" w:author="Juan Pablo Bernal Tamayo" w:date="2026-06-05T13:27:00Z" w16du:dateUtc="2026-06-05T10:27:00Z">
                      <w:rPr>
                        <w:rFonts w:ascii="Cambria Math" w:hAnsi="Cambria Math"/>
                      </w:rPr>
                      <m:t>Δ</m:t>
                    </w:ins>
                  </m:r>
                </m:e>
                <m:sub>
                  <m:sSub>
                    <m:sSubPr>
                      <m:ctrlPr>
                        <w:ins w:id="2025" w:author="Juan Pablo Bernal Tamayo" w:date="2026-06-05T13:27:00Z" w16du:dateUtc="2026-06-05T10:27:00Z">
                          <w:rPr>
                            <w:rFonts w:ascii="Cambria Math" w:hAnsi="Cambria Math"/>
                          </w:rPr>
                        </w:ins>
                      </m:ctrlPr>
                    </m:sSubPr>
                    <m:e>
                      <m:r>
                        <w:ins w:id="2026" w:author="Juan Pablo Bernal Tamayo" w:date="2026-06-05T13:27:00Z" w16du:dateUtc="2026-06-05T10:27:00Z">
                          <w:rPr>
                            <w:rFonts w:ascii="Cambria Math" w:hAnsi="Cambria Math"/>
                          </w:rPr>
                          <m:t>g</m:t>
                        </w:ins>
                      </m:r>
                    </m:e>
                    <m:sub>
                      <m:r>
                        <w:ins w:id="2027" w:author="Juan Pablo Bernal Tamayo" w:date="2026-06-05T13:27:00Z" w16du:dateUtc="2026-06-05T10:27:00Z">
                          <w:rPr>
                            <w:rFonts w:ascii="Cambria Math" w:hAnsi="Cambria Math"/>
                          </w:rPr>
                          <m:t>2</m:t>
                        </w:ins>
                      </m:r>
                    </m:sub>
                  </m:sSub>
                </m:sub>
              </m:sSub>
            </m:e>
          </m:d>
        </m:oMath>
      </m:oMathPara>
    </w:p>
    <w:p w14:paraId="0375E07B" w14:textId="77777777" w:rsidR="00E2350D" w:rsidRDefault="00E2350D" w:rsidP="00E2350D">
      <w:pPr>
        <w:pStyle w:val="FirstParagraph"/>
        <w:rPr>
          <w:ins w:id="2028" w:author="Juan Pablo Bernal Tamayo" w:date="2026-06-05T13:27:00Z" w16du:dateUtc="2026-06-05T10:27:00Z"/>
        </w:rPr>
      </w:pPr>
      <w:ins w:id="2029" w:author="Juan Pablo Bernal Tamayo" w:date="2026-06-05T13:27:00Z" w16du:dateUtc="2026-06-05T10:27:00Z">
        <w:r>
          <w:t>To yield a directional synergy score that is universally positive for synergistic (super-additive) interactions and negative for antagonistic (redundant or buffering) interactions, this deviation is multiplied by the sign of the primary anchor gene’s single-KO bias:</w:t>
        </w:r>
      </w:ins>
    </w:p>
    <w:p w14:paraId="5C31884E" w14:textId="77777777" w:rsidR="00E2350D" w:rsidRDefault="00E2350D" w:rsidP="00E2350D">
      <w:pPr>
        <w:pStyle w:val="BodyText"/>
        <w:rPr>
          <w:ins w:id="2030" w:author="Juan Pablo Bernal Tamayo" w:date="2026-06-05T13:27:00Z" w16du:dateUtc="2026-06-05T10:27:00Z"/>
        </w:rPr>
      </w:pPr>
      <m:oMathPara>
        <m:oMathParaPr>
          <m:jc m:val="center"/>
        </m:oMathParaPr>
        <m:oMath>
          <m:r>
            <w:ins w:id="2031" w:author="Juan Pablo Bernal Tamayo" w:date="2026-06-05T13:27:00Z" w16du:dateUtc="2026-06-05T10:27:00Z">
              <m:rPr>
                <m:sty m:val="p"/>
              </m:rPr>
              <w:rPr>
                <w:rFonts w:ascii="Cambria Math" w:hAnsi="Cambria Math"/>
              </w:rPr>
              <m:t>Syn</m:t>
            </w:ins>
          </m:r>
          <m:d>
            <m:dPr>
              <m:ctrlPr>
                <w:ins w:id="2032" w:author="Juan Pablo Bernal Tamayo" w:date="2026-06-05T13:27:00Z" w16du:dateUtc="2026-06-05T10:27:00Z">
                  <w:rPr>
                    <w:rFonts w:ascii="Cambria Math" w:hAnsi="Cambria Math"/>
                  </w:rPr>
                </w:ins>
              </m:ctrlPr>
            </m:dPr>
            <m:e>
              <m:sSub>
                <m:sSubPr>
                  <m:ctrlPr>
                    <w:ins w:id="2033" w:author="Juan Pablo Bernal Tamayo" w:date="2026-06-05T13:27:00Z" w16du:dateUtc="2026-06-05T10:27:00Z">
                      <w:rPr>
                        <w:rFonts w:ascii="Cambria Math" w:hAnsi="Cambria Math"/>
                      </w:rPr>
                    </w:ins>
                  </m:ctrlPr>
                </m:sSubPr>
                <m:e>
                  <m:r>
                    <w:ins w:id="2034" w:author="Juan Pablo Bernal Tamayo" w:date="2026-06-05T13:27:00Z" w16du:dateUtc="2026-06-05T10:27:00Z">
                      <w:rPr>
                        <w:rFonts w:ascii="Cambria Math" w:hAnsi="Cambria Math"/>
                      </w:rPr>
                      <m:t>g</m:t>
                    </w:ins>
                  </m:r>
                </m:e>
                <m:sub>
                  <m:r>
                    <w:ins w:id="2035" w:author="Juan Pablo Bernal Tamayo" w:date="2026-06-05T13:27:00Z" w16du:dateUtc="2026-06-05T10:27:00Z">
                      <w:rPr>
                        <w:rFonts w:ascii="Cambria Math" w:hAnsi="Cambria Math"/>
                      </w:rPr>
                      <m:t>1</m:t>
                    </w:ins>
                  </m:r>
                </m:sub>
              </m:sSub>
              <m:r>
                <w:ins w:id="2036" w:author="Juan Pablo Bernal Tamayo" w:date="2026-06-05T13:27:00Z" w16du:dateUtc="2026-06-05T10:27:00Z">
                  <m:rPr>
                    <m:sty m:val="p"/>
                  </m:rPr>
                  <w:rPr>
                    <w:rFonts w:ascii="Cambria Math" w:hAnsi="Cambria Math"/>
                  </w:rPr>
                  <m:t>,</m:t>
                </w:ins>
              </m:r>
              <m:sSub>
                <m:sSubPr>
                  <m:ctrlPr>
                    <w:ins w:id="2037" w:author="Juan Pablo Bernal Tamayo" w:date="2026-06-05T13:27:00Z" w16du:dateUtc="2026-06-05T10:27:00Z">
                      <w:rPr>
                        <w:rFonts w:ascii="Cambria Math" w:hAnsi="Cambria Math"/>
                      </w:rPr>
                    </w:ins>
                  </m:ctrlPr>
                </m:sSubPr>
                <m:e>
                  <m:r>
                    <w:ins w:id="2038" w:author="Juan Pablo Bernal Tamayo" w:date="2026-06-05T13:27:00Z" w16du:dateUtc="2026-06-05T10:27:00Z">
                      <w:rPr>
                        <w:rFonts w:ascii="Cambria Math" w:hAnsi="Cambria Math"/>
                      </w:rPr>
                      <m:t>g</m:t>
                    </w:ins>
                  </m:r>
                </m:e>
                <m:sub>
                  <m:r>
                    <w:ins w:id="2039" w:author="Juan Pablo Bernal Tamayo" w:date="2026-06-05T13:27:00Z" w16du:dateUtc="2026-06-05T10:27:00Z">
                      <w:rPr>
                        <w:rFonts w:ascii="Cambria Math" w:hAnsi="Cambria Math"/>
                      </w:rPr>
                      <m:t>2</m:t>
                    </w:ins>
                  </m:r>
                </m:sub>
              </m:sSub>
            </m:e>
          </m:d>
          <m:r>
            <w:ins w:id="2040" w:author="Juan Pablo Bernal Tamayo" w:date="2026-06-05T13:27:00Z" w16du:dateUtc="2026-06-05T10:27:00Z">
              <m:rPr>
                <m:sty m:val="p"/>
              </m:rPr>
              <w:rPr>
                <w:rFonts w:ascii="Cambria Math" w:hAnsi="Cambria Math"/>
              </w:rPr>
              <m:t>=CE</m:t>
            </w:ins>
          </m:r>
          <m:d>
            <m:dPr>
              <m:ctrlPr>
                <w:ins w:id="2041" w:author="Juan Pablo Bernal Tamayo" w:date="2026-06-05T13:27:00Z" w16du:dateUtc="2026-06-05T10:27:00Z">
                  <w:rPr>
                    <w:rFonts w:ascii="Cambria Math" w:hAnsi="Cambria Math"/>
                  </w:rPr>
                </w:ins>
              </m:ctrlPr>
            </m:dPr>
            <m:e>
              <m:sSub>
                <m:sSubPr>
                  <m:ctrlPr>
                    <w:ins w:id="2042" w:author="Juan Pablo Bernal Tamayo" w:date="2026-06-05T13:27:00Z" w16du:dateUtc="2026-06-05T10:27:00Z">
                      <w:rPr>
                        <w:rFonts w:ascii="Cambria Math" w:hAnsi="Cambria Math"/>
                      </w:rPr>
                    </w:ins>
                  </m:ctrlPr>
                </m:sSubPr>
                <m:e>
                  <m:r>
                    <w:ins w:id="2043" w:author="Juan Pablo Bernal Tamayo" w:date="2026-06-05T13:27:00Z" w16du:dateUtc="2026-06-05T10:27:00Z">
                      <w:rPr>
                        <w:rFonts w:ascii="Cambria Math" w:hAnsi="Cambria Math"/>
                      </w:rPr>
                      <m:t>g</m:t>
                    </w:ins>
                  </m:r>
                </m:e>
                <m:sub>
                  <m:r>
                    <w:ins w:id="2044" w:author="Juan Pablo Bernal Tamayo" w:date="2026-06-05T13:27:00Z" w16du:dateUtc="2026-06-05T10:27:00Z">
                      <w:rPr>
                        <w:rFonts w:ascii="Cambria Math" w:hAnsi="Cambria Math"/>
                      </w:rPr>
                      <m:t>1</m:t>
                    </w:ins>
                  </m:r>
                </m:sub>
              </m:sSub>
              <m:r>
                <w:ins w:id="2045" w:author="Juan Pablo Bernal Tamayo" w:date="2026-06-05T13:27:00Z" w16du:dateUtc="2026-06-05T10:27:00Z">
                  <m:rPr>
                    <m:sty m:val="p"/>
                  </m:rPr>
                  <w:rPr>
                    <w:rFonts w:ascii="Cambria Math" w:hAnsi="Cambria Math"/>
                  </w:rPr>
                  <m:t>,</m:t>
                </w:ins>
              </m:r>
              <m:sSub>
                <m:sSubPr>
                  <m:ctrlPr>
                    <w:ins w:id="2046" w:author="Juan Pablo Bernal Tamayo" w:date="2026-06-05T13:27:00Z" w16du:dateUtc="2026-06-05T10:27:00Z">
                      <w:rPr>
                        <w:rFonts w:ascii="Cambria Math" w:hAnsi="Cambria Math"/>
                      </w:rPr>
                    </w:ins>
                  </m:ctrlPr>
                </m:sSubPr>
                <m:e>
                  <m:r>
                    <w:ins w:id="2047" w:author="Juan Pablo Bernal Tamayo" w:date="2026-06-05T13:27:00Z" w16du:dateUtc="2026-06-05T10:27:00Z">
                      <w:rPr>
                        <w:rFonts w:ascii="Cambria Math" w:hAnsi="Cambria Math"/>
                      </w:rPr>
                      <m:t>g</m:t>
                    </w:ins>
                  </m:r>
                </m:e>
                <m:sub>
                  <m:r>
                    <w:ins w:id="2048" w:author="Juan Pablo Bernal Tamayo" w:date="2026-06-05T13:27:00Z" w16du:dateUtc="2026-06-05T10:27:00Z">
                      <w:rPr>
                        <w:rFonts w:ascii="Cambria Math" w:hAnsi="Cambria Math"/>
                      </w:rPr>
                      <m:t>2</m:t>
                    </w:ins>
                  </m:r>
                </m:sub>
              </m:sSub>
            </m:e>
          </m:d>
          <m:r>
            <w:ins w:id="2049" w:author="Juan Pablo Bernal Tamayo" w:date="2026-06-05T13:27:00Z" w16du:dateUtc="2026-06-05T10:27:00Z">
              <m:rPr>
                <m:sty m:val="p"/>
              </m:rPr>
              <w:rPr>
                <w:rFonts w:ascii="Cambria Math" w:hAnsi="Cambria Math"/>
              </w:rPr>
              <m:t>⋅sgn</m:t>
            </w:ins>
          </m:r>
          <m:d>
            <m:dPr>
              <m:ctrlPr>
                <w:ins w:id="2050" w:author="Juan Pablo Bernal Tamayo" w:date="2026-06-05T13:27:00Z" w16du:dateUtc="2026-06-05T10:27:00Z">
                  <w:rPr>
                    <w:rFonts w:ascii="Cambria Math" w:hAnsi="Cambria Math"/>
                  </w:rPr>
                </w:ins>
              </m:ctrlPr>
            </m:dPr>
            <m:e>
              <m:sSub>
                <m:sSubPr>
                  <m:ctrlPr>
                    <w:ins w:id="2051" w:author="Juan Pablo Bernal Tamayo" w:date="2026-06-05T13:27:00Z" w16du:dateUtc="2026-06-05T10:27:00Z">
                      <w:rPr>
                        <w:rFonts w:ascii="Cambria Math" w:hAnsi="Cambria Math"/>
                      </w:rPr>
                    </w:ins>
                  </m:ctrlPr>
                </m:sSubPr>
                <m:e>
                  <m:r>
                    <w:ins w:id="2052" w:author="Juan Pablo Bernal Tamayo" w:date="2026-06-05T13:27:00Z" w16du:dateUtc="2026-06-05T10:27:00Z">
                      <w:rPr>
                        <w:rFonts w:ascii="Cambria Math" w:hAnsi="Cambria Math"/>
                      </w:rPr>
                      <m:t>Δ</m:t>
                    </w:ins>
                  </m:r>
                </m:e>
                <m:sub>
                  <m:sSub>
                    <m:sSubPr>
                      <m:ctrlPr>
                        <w:ins w:id="2053" w:author="Juan Pablo Bernal Tamayo" w:date="2026-06-05T13:27:00Z" w16du:dateUtc="2026-06-05T10:27:00Z">
                          <w:rPr>
                            <w:rFonts w:ascii="Cambria Math" w:hAnsi="Cambria Math"/>
                          </w:rPr>
                        </w:ins>
                      </m:ctrlPr>
                    </m:sSubPr>
                    <m:e>
                      <m:r>
                        <w:ins w:id="2054" w:author="Juan Pablo Bernal Tamayo" w:date="2026-06-05T13:27:00Z" w16du:dateUtc="2026-06-05T10:27:00Z">
                          <w:rPr>
                            <w:rFonts w:ascii="Cambria Math" w:hAnsi="Cambria Math"/>
                          </w:rPr>
                          <m:t>g</m:t>
                        </w:ins>
                      </m:r>
                    </m:e>
                    <m:sub>
                      <m:r>
                        <w:ins w:id="2055" w:author="Juan Pablo Bernal Tamayo" w:date="2026-06-05T13:27:00Z" w16du:dateUtc="2026-06-05T10:27:00Z">
                          <w:rPr>
                            <w:rFonts w:ascii="Cambria Math" w:hAnsi="Cambria Math"/>
                          </w:rPr>
                          <m:t>1</m:t>
                        </w:ins>
                      </m:r>
                    </m:sub>
                  </m:sSub>
                </m:sub>
              </m:sSub>
            </m:e>
          </m:d>
        </m:oMath>
      </m:oMathPara>
    </w:p>
    <w:p w14:paraId="03D9625B" w14:textId="6B1896D2" w:rsidR="00E2350D" w:rsidRPr="00E2350D" w:rsidRDefault="00E2350D" w:rsidP="00E2350D">
      <w:pPr>
        <w:pStyle w:val="FirstParagraph"/>
      </w:pPr>
      <w:ins w:id="2056" w:author="Juan Pablo Bernal Tamayo" w:date="2026-06-05T13:27:00Z" w16du:dateUtc="2026-06-05T10:27:00Z">
        <w:r>
          <w:t>This explicitly measures synergy against an additive null model, highlighting gene pairs that cooperate to amplify the targeted lineage commitment.</w:t>
        </w:r>
      </w:ins>
      <w:bookmarkEnd w:id="1940"/>
    </w:p>
    <w:p w14:paraId="670F9735" w14:textId="77777777" w:rsidR="00DA1B97" w:rsidRDefault="00231E4A">
      <w:r>
        <w:pict w14:anchorId="28DA1568">
          <v:rect id="Horizontal Line 8" o:spid="_x0000_s1030"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28C21D" w14:textId="77777777" w:rsidR="00DA1B97" w:rsidRDefault="00674E62">
      <w:pPr>
        <w:pStyle w:val="Heading2"/>
      </w:pPr>
      <w:bookmarkStart w:id="2057" w:name="pseudotime-based-velocity-estimation"/>
      <w:bookmarkEnd w:id="1329"/>
      <w:bookmarkEnd w:id="1379"/>
      <w:r>
        <w:t>9. Pseudotime-Based Velocity Estimation</w:t>
      </w:r>
    </w:p>
    <w:p w14:paraId="22ABC806" w14:textId="77777777" w:rsidR="00DA1B97" w:rsidRDefault="00674E62">
      <w:pPr>
        <w:pStyle w:val="FirstParagraph"/>
      </w:pPr>
      <w:r>
        <w:t>When splicing kinetics are unavailable (e.g., datasets with only pseudotime and a neighbour graph), RNA velocity is estimated from pseudotime ordering.</w:t>
      </w:r>
    </w:p>
    <w:p w14:paraId="332560D4" w14:textId="77777777" w:rsidR="00DA1B97" w:rsidRDefault="00674E62">
      <w:pPr>
        <w:pStyle w:val="BodyText"/>
      </w:pPr>
      <w:r>
        <w:rPr>
          <w:b/>
          <w:bCs/>
        </w:rPr>
        <w:t>Forward-restricted graph.</w:t>
      </w:r>
      <w:r>
        <w:t xml:space="preserve"> A directed adjacency matrix is constructed from the existing kNN graph by retaining only edges pointing forward in pseudotime: </w:t>
      </w: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if </w:t>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i</m:t>
            </m:r>
          </m:sub>
        </m:sSub>
      </m:oMath>
      <w:r>
        <w:t>, and 0 otherwise.</w:t>
      </w:r>
    </w:p>
    <w:p w14:paraId="3C0065E7" w14:textId="1D735AAE" w:rsidR="00DA1B97" w:rsidRDefault="00674E62">
      <w:pPr>
        <w:pStyle w:val="BodyText"/>
      </w:pPr>
      <w:r>
        <w:rPr>
          <w:b/>
          <w:bCs/>
        </w:rPr>
        <w:t>Row normali</w:t>
      </w:r>
      <w:ins w:id="2058" w:author="Juan Pablo Bernal Tamayo" w:date="2026-06-05T13:29:00Z" w16du:dateUtc="2026-06-05T10:29:00Z">
        <w:r w:rsidR="00E2350D">
          <w:rPr>
            <w:b/>
            <w:bCs/>
          </w:rPr>
          <w:t>z</w:t>
        </w:r>
      </w:ins>
      <w:del w:id="2059" w:author="Juan Pablo Bernal Tamayo" w:date="2026-06-05T13:29:00Z" w16du:dateUtc="2026-06-05T10:29:00Z">
        <w:r w:rsidDel="00E2350D">
          <w:rPr>
            <w:b/>
            <w:bCs/>
          </w:rPr>
          <w:delText>s</w:delText>
        </w:r>
      </w:del>
      <w:r>
        <w:rPr>
          <w:b/>
          <w:bCs/>
        </w:rPr>
        <w:t>ation.</w:t>
      </w:r>
      <w:r>
        <w:t xml:space="preserve"> </w:t>
      </w:r>
      <m:oMath>
        <m:r>
          <w:rPr>
            <w:rFonts w:ascii="Cambria Math" w:hAnsi="Cambria Math"/>
          </w:rPr>
          <m:t>P</m:t>
        </m:r>
      </m:oMath>
      <w:r>
        <w:t xml:space="preserve"> is row-normali</w:t>
      </w:r>
      <w:ins w:id="2060" w:author="Juan Pablo Bernal Tamayo" w:date="2026-06-05T13:29:00Z" w16du:dateUtc="2026-06-05T10:29:00Z">
        <w:r w:rsidR="00E2350D">
          <w:t>z</w:t>
        </w:r>
      </w:ins>
      <w:del w:id="2061" w:author="Juan Pablo Bernal Tamayo" w:date="2026-06-05T13:29:00Z" w16du:dateUtc="2026-06-05T10:29:00Z">
        <w:r w:rsidDel="00E2350D">
          <w:delText>s</w:delText>
        </w:r>
      </w:del>
      <w:r>
        <w:t xml:space="preserve">ed to </w:t>
      </w:r>
      <m:oMath>
        <m:sSub>
          <m:sSubPr>
            <m:ctrlPr>
              <w:rPr>
                <w:rFonts w:ascii="Cambria Math" w:hAnsi="Cambria Math"/>
              </w:rPr>
            </m:ctrlPr>
          </m:sSubPr>
          <m:e>
            <m:r>
              <w:rPr>
                <w:rFonts w:ascii="Cambria Math" w:hAnsi="Cambria Math"/>
              </w:rPr>
              <m:t>P</m:t>
            </m:r>
          </m:e>
          <m:sub>
            <m:r>
              <m:rPr>
                <m:nor/>
              </m:rPr>
              <m:t>norm</m:t>
            </m:r>
          </m:sub>
        </m:sSub>
        <m:r>
          <m:rPr>
            <m:sty m:val="p"/>
          </m:rPr>
          <w:rPr>
            <w:rFonts w:ascii="Cambria Math" w:hAnsi="Cambria Math"/>
          </w:rPr>
          <m:t>=diag</m:t>
        </m:r>
        <m:sSup>
          <m:sSupPr>
            <m:ctrlPr>
              <w:rPr>
                <w:rFonts w:ascii="Cambria Math" w:hAnsi="Cambria Math"/>
              </w:rPr>
            </m:ctrlPr>
          </m:sSupPr>
          <m:e>
            <m:d>
              <m:dPr>
                <m:ctrlPr>
                  <w:rPr>
                    <w:rFonts w:ascii="Cambria Math" w:hAnsi="Cambria Math"/>
                  </w:rPr>
                </m:ctrlPr>
              </m:dPr>
              <m:e>
                <m:r>
                  <m:rPr>
                    <m:sty m:val="b"/>
                  </m:rPr>
                  <w:rPr>
                    <w:rFonts w:ascii="Cambria Math" w:hAnsi="Cambria Math"/>
                  </w:rPr>
                  <m:t>P1</m:t>
                </m:r>
              </m:e>
            </m:d>
          </m:e>
          <m:sup>
            <m:r>
              <m:rPr>
                <m:sty m:val="p"/>
              </m:rPr>
              <w:rPr>
                <w:rFonts w:ascii="Cambria Math" w:hAnsi="Cambria Math"/>
              </w:rPr>
              <m:t>-</m:t>
            </m:r>
            <m:r>
              <w:rPr>
                <w:rFonts w:ascii="Cambria Math" w:hAnsi="Cambria Math"/>
              </w:rPr>
              <m:t>1</m:t>
            </m:r>
          </m:sup>
        </m:sSup>
        <m:r>
          <w:rPr>
            <w:rFonts w:ascii="Cambria Math" w:hAnsi="Cambria Math"/>
          </w:rPr>
          <m:t>P</m:t>
        </m:r>
      </m:oMath>
      <w:r>
        <w:t>, so that each row sums to one (cells with no forward neighbours are assigned unit self-weight).</w:t>
      </w:r>
    </w:p>
    <w:p w14:paraId="7652344B" w14:textId="77777777" w:rsidR="00DA1B97" w:rsidRDefault="00674E62">
      <w:pPr>
        <w:pStyle w:val="BodyText"/>
      </w:pPr>
      <w:r>
        <w:rPr>
          <w:b/>
          <w:bCs/>
        </w:rPr>
        <w:t>Velocity estimation.</w:t>
      </w:r>
      <w:r>
        <w:t xml:space="preserve"> The velocity of cell </w:t>
      </w:r>
      <m:oMath>
        <m:r>
          <w:rPr>
            <w:rFonts w:ascii="Cambria Math" w:hAnsi="Cambria Math"/>
          </w:rPr>
          <m:t>i</m:t>
        </m:r>
      </m:oMath>
      <w:r>
        <w:t xml:space="preserve"> is estimated as the average expression change per unit pseudotime:</w:t>
      </w:r>
    </w:p>
    <w:p w14:paraId="4AAD183B" w14:textId="77777777" w:rsidR="00DA1B97"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ij</m:t>
                      </m:r>
                    </m:sub>
                  </m:sSub>
                </m:e>
              </m:nary>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ij</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ε</m:t>
              </m:r>
            </m:den>
          </m:f>
        </m:oMath>
      </m:oMathPara>
    </w:p>
    <w:p w14:paraId="6D877A5B" w14:textId="79DE92A6" w:rsidR="00DA1B97" w:rsidRDefault="00674E62">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ij</m:t>
            </m:r>
          </m:sub>
        </m:sSub>
      </m:oMath>
      <w:r>
        <w:t xml:space="preserve"> are the row-normali</w:t>
      </w:r>
      <w:ins w:id="2062" w:author="Juan Pablo Bernal Tamayo" w:date="2026-06-05T13:29:00Z" w16du:dateUtc="2026-06-05T10:29:00Z">
        <w:r w:rsidR="00E2350D">
          <w:t>z</w:t>
        </w:r>
      </w:ins>
      <w:del w:id="2063" w:author="Juan Pablo Bernal Tamayo" w:date="2026-06-05T13:29:00Z" w16du:dateUtc="2026-06-05T10:29:00Z">
        <w:r w:rsidDel="00E2350D">
          <w:delText>s</w:delText>
        </w:r>
      </w:del>
      <w:r>
        <w:t xml:space="preserve">ed forward-graph weights, </w:t>
      </w:r>
      <m:oMath>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is the expression difference between cells </w:t>
      </w:r>
      <m:oMath>
        <m:r>
          <w:rPr>
            <w:rFonts w:ascii="Cambria Math" w:hAnsi="Cambria Math"/>
          </w:rPr>
          <m:t>j</m:t>
        </m:r>
      </m:oMath>
      <w:r>
        <w:t xml:space="preserve"> and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is the corresponding pseudotime interval, and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prevents division by zero. Cells without forward pseudotime neighbours receive zero velocity.</w:t>
      </w:r>
    </w:p>
    <w:p w14:paraId="016DD69F" w14:textId="77777777" w:rsidR="00DA1B97" w:rsidRDefault="00231E4A">
      <w:r>
        <w:pict w14:anchorId="40DEEC4F">
          <v:rect id="Horizontal Line 9" o:spid="_x0000_s1029"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CF320E" w14:textId="77777777" w:rsidR="00DA1B97" w:rsidRDefault="00674E62">
      <w:pPr>
        <w:pStyle w:val="Heading2"/>
      </w:pPr>
      <w:bookmarkStart w:id="2064" w:name="datasets"/>
      <w:bookmarkEnd w:id="2057"/>
      <w:r>
        <w:t>10. Datasets</w:t>
      </w:r>
    </w:p>
    <w:p w14:paraId="40C027F1" w14:textId="77777777" w:rsidR="00DA1B97" w:rsidRDefault="00674E62">
      <w:pPr>
        <w:pStyle w:val="FirstParagraph"/>
      </w:pPr>
      <w:r>
        <w:rPr>
          <w:b/>
          <w:bCs/>
        </w:rPr>
        <w:t>Pancreatic endocrinogenesis</w:t>
      </w:r>
      <w:r>
        <w:t xml:space="preserve"> (Bastidas-Ponce et al., 2019) [8]. This dataset contains 3,696 cells from embryonic day E15.5 mouse pancreas, spanning the secondary transition of endocrine commitment. Transcriptome profiles were generated from cells differentiating from endocrine progenitors into four major cell types: </w:t>
      </w:r>
      <m:oMath>
        <m:r>
          <w:rPr>
            <w:rFonts w:ascii="Cambria Math" w:hAnsi="Cambria Math"/>
          </w:rPr>
          <m:t>α</m:t>
        </m:r>
      </m:oMath>
      <w:r>
        <w:t xml:space="preserve">, </w:t>
      </w:r>
      <m:oMath>
        <m:r>
          <w:rPr>
            <w:rFonts w:ascii="Cambria Math" w:hAnsi="Cambria Math"/>
          </w:rPr>
          <m:t>β</m:t>
        </m:r>
      </m:oMath>
      <w:r>
        <w:t xml:space="preserve">, </w:t>
      </w:r>
      <m:oMath>
        <m:r>
          <w:rPr>
            <w:rFonts w:ascii="Cambria Math" w:hAnsi="Cambria Math"/>
          </w:rPr>
          <m:t>δ</m:t>
        </m:r>
      </m:oMath>
      <w:r>
        <w:t xml:space="preserve">, and </w:t>
      </w:r>
      <m:oMath>
        <m:r>
          <w:rPr>
            <w:rFonts w:ascii="Cambria Math" w:hAnsi="Cambria Math"/>
          </w:rPr>
          <m:t>ε</m:t>
        </m:r>
      </m:oMath>
      <w:r>
        <w:t xml:space="preserve"> cells. RNA velocity was estimated using Dynamo [9] with the conventional experiment type (steady-state labelling). Following velocity calculation, 2,000 dynamically informative genes were retained for all subsequent analyses.</w:t>
      </w:r>
    </w:p>
    <w:p w14:paraId="26C91A4D" w14:textId="77777777" w:rsidR="00DA1B97" w:rsidRDefault="00674E62">
      <w:pPr>
        <w:pStyle w:val="BodyText"/>
      </w:pPr>
      <w:r>
        <w:rPr>
          <w:b/>
          <w:bCs/>
        </w:rPr>
        <w:t>Human hematopoiesis</w:t>
      </w:r>
      <w:r>
        <w:t xml:space="preserve"> (Qiu et al., 2022) [9]. This dataset comprises 1,947 CD34+ hematopoietic stem and progenitor cells cultured for one week under differentiation conditions, profiled with 4sU metabolic labelling. The dataset captures a branching differentiation hierarchy from multipotent progenitors through MEP (Megakaryocyte/Erythrocyte Progenitor) and GMP (Granulocyte/Macrophage Progenitor) intermediates to five terminal fates: Erythrocytes, Megakaryocytes, Monocytes, Basophils, and Neutrophils. RNA velocity was estimated with Dynamo using the one-shot experiment type appropriate for metabolic labelling. After velocity calculation, 1,956 genes were retained.</w:t>
      </w:r>
    </w:p>
    <w:p w14:paraId="0C02B5F8" w14:textId="77777777" w:rsidR="00DA1B97" w:rsidRDefault="00674E62">
      <w:pPr>
        <w:pStyle w:val="BodyText"/>
      </w:pPr>
      <w:r>
        <w:rPr>
          <w:b/>
          <w:bCs/>
        </w:rPr>
        <w:t>Mouse hematopoiesis</w:t>
      </w:r>
      <w:r>
        <w:t xml:space="preserve"> (Paul et al., 2015) [10]. This dataset of mouse bone-marrow hematopoietic progenitors was used for perturbation analysis benchmarking, allowing comparison of predicted transcription-factor knockout effects against known lineage-commitment phenotypes.</w:t>
      </w:r>
    </w:p>
    <w:p w14:paraId="5F0BB532" w14:textId="77777777" w:rsidR="00DA1B97" w:rsidRDefault="00231E4A">
      <w:r>
        <w:pict w14:anchorId="6626F428">
          <v:rect id="Horizontal Line 10" o:spid="_x0000_s1028"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3331A7" w14:textId="77777777" w:rsidR="00DA1B97" w:rsidRDefault="00674E62">
      <w:pPr>
        <w:pStyle w:val="Heading2"/>
      </w:pPr>
      <w:bookmarkStart w:id="2065" w:name="preprocessing-and-velocity"/>
      <w:bookmarkEnd w:id="2064"/>
      <w:r>
        <w:t>11. Preprocessing and Velocity</w:t>
      </w:r>
    </w:p>
    <w:p w14:paraId="4A04C27D" w14:textId="6DD972CC" w:rsidR="00DA1B97" w:rsidRDefault="00674E62">
      <w:pPr>
        <w:pStyle w:val="FirstParagraph"/>
      </w:pPr>
      <w:r>
        <w:t>All datasets were preprocessed using the Dynamo package [9]. Gene and cell selection were performed using the Monocle recipe [11,12,13] with default parameters, which selects highly variable genes, filters low-quality cells, and normali</w:t>
      </w:r>
      <w:ins w:id="2066" w:author="Juan Pablo Bernal Tamayo" w:date="2026-06-05T13:29:00Z" w16du:dateUtc="2026-06-05T10:29:00Z">
        <w:r w:rsidR="00E2350D">
          <w:t>z</w:t>
        </w:r>
      </w:ins>
      <w:del w:id="2067" w:author="Juan Pablo Bernal Tamayo" w:date="2026-06-05T13:29:00Z" w16du:dateUtc="2026-06-05T10:29:00Z">
        <w:r w:rsidDel="00E2350D">
          <w:delText>s</w:delText>
        </w:r>
      </w:del>
      <w:r>
        <w:t xml:space="preserve">es expression. Velocity-related parameters were estimated using Dynamo’s </w:t>
      </w:r>
      <w:r>
        <w:rPr>
          <w:rStyle w:val="VerbatimChar"/>
        </w:rPr>
        <w:t>DynamicsRecovery</w:t>
      </w:r>
      <w:r>
        <w:t xml:space="preserve"> module; the </w:t>
      </w:r>
      <w:r>
        <w:rPr>
          <w:rStyle w:val="VerbatimChar"/>
        </w:rPr>
        <w:t>experiment_type</w:t>
      </w:r>
      <w:r>
        <w:t xml:space="preserve"> parameter was set to </w:t>
      </w:r>
      <w:r>
        <w:rPr>
          <w:rStyle w:val="VerbatimChar"/>
        </w:rPr>
        <w:t>conventional</w:t>
      </w:r>
      <w:r>
        <w:t xml:space="preserve"> for standard ligation-based libraries and </w:t>
      </w:r>
      <w:r>
        <w:rPr>
          <w:rStyle w:val="VerbatimChar"/>
        </w:rPr>
        <w:t>one_shot</w:t>
      </w:r>
      <w:r>
        <w:t xml:space="preserve"> for 4sU metabolic labelling experiments. Smoothed spliced expression (the </w:t>
      </w:r>
      <w:r>
        <w:rPr>
          <w:rStyle w:val="VerbatimChar"/>
        </w:rPr>
        <w:t>Ms</w:t>
      </w:r>
      <w:r>
        <w:t xml:space="preserve"> layer from scVelo-style moment calculations) was used as the gene expression input </w:t>
      </w:r>
      <m:oMath>
        <m:r>
          <w:rPr>
            <w:rFonts w:ascii="Cambria Math" w:hAnsi="Cambria Math"/>
          </w:rPr>
          <m:t>X</m:t>
        </m:r>
      </m:oMath>
      <w:r>
        <w:t xml:space="preserve"> for all scHopfield analyses.</w:t>
      </w:r>
    </w:p>
    <w:p w14:paraId="33A601B0" w14:textId="77777777" w:rsidR="00DA1B97" w:rsidRDefault="00231E4A">
      <w:r>
        <w:pict w14:anchorId="245D2783">
          <v:rect id="Horizontal Line 11" o:spid="_x0000_s1027"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9B9355" w14:textId="77777777" w:rsidR="00DA1B97" w:rsidRDefault="00674E62">
      <w:pPr>
        <w:pStyle w:val="Heading2"/>
      </w:pPr>
      <w:bookmarkStart w:id="2068" w:name="software-implementation"/>
      <w:bookmarkEnd w:id="2065"/>
      <w:r>
        <w:t xml:space="preserve">12. Software </w:t>
      </w:r>
      <w:commentRangeStart w:id="2069"/>
      <w:r>
        <w:t>Implementation</w:t>
      </w:r>
      <w:commentRangeEnd w:id="2069"/>
      <w:r w:rsidR="00C90F96">
        <w:rPr>
          <w:rStyle w:val="CommentReference"/>
          <w:sz w:val="32"/>
          <w:szCs w:val="32"/>
        </w:rPr>
        <w:commentReference w:id="2069"/>
      </w:r>
    </w:p>
    <w:p w14:paraId="256FE7EA" w14:textId="77777777" w:rsidR="00DA1B97" w:rsidRDefault="00674E62">
      <w:pPr>
        <w:pStyle w:val="FirstParagraph"/>
      </w:pPr>
      <w:r>
        <w:t>scHopfield is implemented in Python (≥ 3.8). Key dependencies include:</w:t>
      </w:r>
    </w:p>
    <w:p w14:paraId="5120D327" w14:textId="40B5079E" w:rsidR="00DA1B97" w:rsidRDefault="00674E62">
      <w:pPr>
        <w:pStyle w:val="Compact"/>
        <w:numPr>
          <w:ilvl w:val="0"/>
          <w:numId w:val="4"/>
        </w:numPr>
      </w:pPr>
      <w:r>
        <w:rPr>
          <w:b/>
          <w:bCs/>
        </w:rPr>
        <w:lastRenderedPageBreak/>
        <w:t>PyTorch</w:t>
      </w:r>
      <w:r>
        <w:t xml:space="preserve"> — differentiable computation and GPU acceleration for scaffold-guided optimi</w:t>
      </w:r>
      <w:ins w:id="2070" w:author="Juan Pablo Bernal Tamayo" w:date="2026-06-05T13:30:00Z" w16du:dateUtc="2026-06-05T10:30:00Z">
        <w:r w:rsidR="00E2350D">
          <w:t>z</w:t>
        </w:r>
      </w:ins>
      <w:del w:id="2071" w:author="Juan Pablo Bernal Tamayo" w:date="2026-06-05T13:30:00Z" w16du:dateUtc="2026-06-05T10:30:00Z">
        <w:r w:rsidDel="00E2350D">
          <w:delText>s</w:delText>
        </w:r>
      </w:del>
      <w:r>
        <w:t>ation</w:t>
      </w:r>
    </w:p>
    <w:p w14:paraId="73515329" w14:textId="77777777" w:rsidR="00DA1B97" w:rsidRDefault="00674E62">
      <w:pPr>
        <w:pStyle w:val="Compact"/>
        <w:numPr>
          <w:ilvl w:val="0"/>
          <w:numId w:val="4"/>
        </w:numPr>
      </w:pPr>
      <w:r>
        <w:rPr>
          <w:b/>
          <w:bCs/>
        </w:rPr>
        <w:t>NumPy / SciPy</w:t>
      </w:r>
      <w:r>
        <w:t xml:space="preserve"> — pseudoinverse inference, energy calculation (hyp2f1), Jacobian analysis</w:t>
      </w:r>
    </w:p>
    <w:p w14:paraId="11F03D7D" w14:textId="77777777" w:rsidR="00DA1B97" w:rsidRDefault="00674E62">
      <w:pPr>
        <w:pStyle w:val="Compact"/>
        <w:numPr>
          <w:ilvl w:val="0"/>
          <w:numId w:val="4"/>
        </w:numPr>
      </w:pPr>
      <w:r>
        <w:rPr>
          <w:b/>
          <w:bCs/>
        </w:rPr>
        <w:t>AnnData</w:t>
      </w:r>
      <w:r>
        <w:t xml:space="preserve"> — all inputs and outputs follow the AnnData convention: inferred networks in </w:t>
      </w:r>
      <w:r>
        <w:rPr>
          <w:rStyle w:val="VerbatimChar"/>
        </w:rPr>
        <w:t>adata.varp</w:t>
      </w:r>
      <w:r>
        <w:t xml:space="preserve">, per-cell quantities in </w:t>
      </w:r>
      <w:r>
        <w:rPr>
          <w:rStyle w:val="VerbatimChar"/>
        </w:rPr>
        <w:t>adata.obs</w:t>
      </w:r>
      <w:r>
        <w:t xml:space="preserve">, gene-level parameters in </w:t>
      </w:r>
      <w:r>
        <w:rPr>
          <w:rStyle w:val="VerbatimChar"/>
        </w:rPr>
        <w:t>adata.var</w:t>
      </w:r>
      <w:r>
        <w:t xml:space="preserve">, and energy landscapes in </w:t>
      </w:r>
      <w:r>
        <w:rPr>
          <w:rStyle w:val="VerbatimChar"/>
        </w:rPr>
        <w:t>adata.uns</w:t>
      </w:r>
    </w:p>
    <w:p w14:paraId="4873A5F9" w14:textId="2076CDFC" w:rsidR="00DA1B97" w:rsidRDefault="00674E62">
      <w:pPr>
        <w:pStyle w:val="Compact"/>
        <w:numPr>
          <w:ilvl w:val="0"/>
          <w:numId w:val="4"/>
        </w:numPr>
      </w:pPr>
      <w:r>
        <w:rPr>
          <w:b/>
          <w:bCs/>
        </w:rPr>
        <w:t>UMAP-learn</w:t>
      </w:r>
      <w:r>
        <w:t xml:space="preserve"> — embedding and inverse transform for landscape visuali</w:t>
      </w:r>
      <w:ins w:id="2072" w:author="Juan Pablo Bernal Tamayo" w:date="2026-06-05T13:30:00Z" w16du:dateUtc="2026-06-05T10:30:00Z">
        <w:r w:rsidR="00E2350D">
          <w:t>z</w:t>
        </w:r>
      </w:ins>
      <w:del w:id="2073" w:author="Juan Pablo Bernal Tamayo" w:date="2026-06-05T13:30:00Z" w16du:dateUtc="2026-06-05T10:30:00Z">
        <w:r w:rsidDel="00E2350D">
          <w:delText>s</w:delText>
        </w:r>
      </w:del>
      <w:r>
        <w:t>ation</w:t>
      </w:r>
    </w:p>
    <w:p w14:paraId="17B318D4" w14:textId="6DE240F3" w:rsidR="00DA1B97" w:rsidRDefault="00674E62">
      <w:pPr>
        <w:pStyle w:val="Compact"/>
        <w:numPr>
          <w:ilvl w:val="0"/>
          <w:numId w:val="4"/>
        </w:numPr>
      </w:pPr>
      <w:r>
        <w:rPr>
          <w:b/>
          <w:bCs/>
        </w:rPr>
        <w:t>joblib</w:t>
      </w:r>
      <w:r>
        <w:t xml:space="preserve"> — thread-based paralleli</w:t>
      </w:r>
      <w:ins w:id="2074" w:author="Juan Pablo Bernal Tamayo" w:date="2026-06-05T13:30:00Z" w16du:dateUtc="2026-06-05T10:30:00Z">
        <w:r w:rsidR="00E2350D">
          <w:t>z</w:t>
        </w:r>
      </w:ins>
      <w:del w:id="2075" w:author="Juan Pablo Bernal Tamayo" w:date="2026-06-05T13:30:00Z" w16du:dateUtc="2026-06-05T10:30:00Z">
        <w:r w:rsidDel="00E2350D">
          <w:delText>s</w:delText>
        </w:r>
      </w:del>
      <w:r>
        <w:t>ation of ODE simulation across cells</w:t>
      </w:r>
    </w:p>
    <w:p w14:paraId="4CCC288C" w14:textId="1FC106B3" w:rsidR="00DA1B97" w:rsidRDefault="00674E62">
      <w:pPr>
        <w:pStyle w:val="Compact"/>
        <w:numPr>
          <w:ilvl w:val="0"/>
          <w:numId w:val="4"/>
        </w:numPr>
      </w:pPr>
      <w:r>
        <w:rPr>
          <w:b/>
          <w:bCs/>
        </w:rPr>
        <w:t>h5py</w:t>
      </w:r>
      <w:r>
        <w:t xml:space="preserve"> — seriali</w:t>
      </w:r>
      <w:ins w:id="2076" w:author="Juan Pablo Bernal Tamayo" w:date="2026-06-05T13:30:00Z" w16du:dateUtc="2026-06-05T10:30:00Z">
        <w:r w:rsidR="00E2350D">
          <w:t>z</w:t>
        </w:r>
      </w:ins>
      <w:del w:id="2077" w:author="Juan Pablo Bernal Tamayo" w:date="2026-06-05T13:30:00Z" w16du:dateUtc="2026-06-05T10:30:00Z">
        <w:r w:rsidDel="00E2350D">
          <w:delText>s</w:delText>
        </w:r>
      </w:del>
      <w:r>
        <w:t>ation of fitted models for reproducibility</w:t>
      </w:r>
    </w:p>
    <w:p w14:paraId="4F3C7127" w14:textId="2AE9FA14" w:rsidR="00DA1B97" w:rsidRDefault="00674E62">
      <w:pPr>
        <w:pStyle w:val="FirstParagraph"/>
      </w:pPr>
      <w:r>
        <w:t>The package provides a high-level API organi</w:t>
      </w:r>
      <w:ins w:id="2078" w:author="Juan Pablo Bernal Tamayo" w:date="2026-06-05T13:29:00Z" w16du:dateUtc="2026-06-05T10:29:00Z">
        <w:r w:rsidR="00E2350D">
          <w:t>z</w:t>
        </w:r>
      </w:ins>
      <w:del w:id="2079" w:author="Juan Pablo Bernal Tamayo" w:date="2026-06-05T13:29:00Z" w16du:dateUtc="2026-06-05T10:29:00Z">
        <w:r w:rsidDel="00E2350D">
          <w:delText>s</w:delText>
        </w:r>
      </w:del>
      <w:r>
        <w:t xml:space="preserve">ed into preprocessing, tools, dynamics, and plotting modules that </w:t>
      </w:r>
      <w:r w:rsidR="007F6942">
        <w:t>integrate</w:t>
      </w:r>
      <w:r>
        <w:t xml:space="preserve"> with standard single-cell analysis workflows. Full documentation and source code are available at the project repository.</w:t>
      </w:r>
    </w:p>
    <w:p w14:paraId="5CCDCD64" w14:textId="77777777" w:rsidR="00DA1B97" w:rsidRDefault="00231E4A">
      <w:r>
        <w:pict w14:anchorId="6535F737">
          <v:rect id="Horizontal Line 12" o:spid="_x0000_s1026"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4D6891" w14:textId="77777777" w:rsidR="00DA1B97" w:rsidRDefault="00674E62">
      <w:pPr>
        <w:pStyle w:val="Heading2"/>
      </w:pPr>
      <w:bookmarkStart w:id="2080" w:name="references"/>
      <w:bookmarkEnd w:id="2068"/>
      <w:commentRangeStart w:id="2081"/>
      <w:r>
        <w:t>References</w:t>
      </w:r>
      <w:commentRangeEnd w:id="2081"/>
      <w:r w:rsidR="00C90F96">
        <w:rPr>
          <w:rStyle w:val="CommentReference"/>
          <w:sz w:val="32"/>
          <w:szCs w:val="32"/>
        </w:rPr>
        <w:commentReference w:id="2081"/>
      </w:r>
    </w:p>
    <w:p w14:paraId="5AB16A73" w14:textId="77777777" w:rsidR="00DA1B97" w:rsidRDefault="00674E62">
      <w:pPr>
        <w:pStyle w:val="FirstParagraph"/>
      </w:pPr>
      <w:r>
        <w:t xml:space="preserve">[1] Hopfield, J. J. (1982). Neural networks and physical systems with emergent collective computational abilities. </w:t>
      </w:r>
      <w:r>
        <w:rPr>
          <w:i/>
          <w:iCs/>
        </w:rPr>
        <w:t>PNAS</w:t>
      </w:r>
      <w:r>
        <w:t>, 79(8), 2554–2558.</w:t>
      </w:r>
    </w:p>
    <w:p w14:paraId="634DAD92" w14:textId="77777777" w:rsidR="00DA1B97" w:rsidRDefault="00674E62">
      <w:pPr>
        <w:pStyle w:val="BodyText"/>
      </w:pPr>
      <w:r>
        <w:t xml:space="preserve">[2] Hopfield, J. J. (1984). Neurons with graded response have collective computational properties like those of two-state neurons. </w:t>
      </w:r>
      <w:r>
        <w:rPr>
          <w:i/>
          <w:iCs/>
        </w:rPr>
        <w:t>PNAS</w:t>
      </w:r>
      <w:r>
        <w:t>, 81(10), 3088–3092.</w:t>
      </w:r>
    </w:p>
    <w:p w14:paraId="3608942E" w14:textId="77777777" w:rsidR="00DA1B97" w:rsidRDefault="00674E62">
      <w:pPr>
        <w:pStyle w:val="BodyText"/>
      </w:pPr>
      <w:r>
        <w:t xml:space="preserve">[3] Kingma, D. P., &amp; Ba, J. (2015). Adam: A method for stochastic optimization. </w:t>
      </w:r>
      <w:r>
        <w:rPr>
          <w:i/>
          <w:iCs/>
        </w:rPr>
        <w:t>ICLR</w:t>
      </w:r>
      <w:r>
        <w:t>.</w:t>
      </w:r>
    </w:p>
    <w:p w14:paraId="02296FE6" w14:textId="77777777" w:rsidR="00DA1B97" w:rsidRDefault="00674E62">
      <w:pPr>
        <w:pStyle w:val="BodyText"/>
      </w:pPr>
      <w:r>
        <w:t xml:space="preserve">[4] Abramowitz, M., &amp; Stegun, I. A. (1972). </w:t>
      </w:r>
      <w:r>
        <w:rPr>
          <w:i/>
          <w:iCs/>
        </w:rPr>
        <w:t>Handbook of Mathematical Functions</w:t>
      </w:r>
      <w:r>
        <w:t>. Dover.</w:t>
      </w:r>
    </w:p>
    <w:p w14:paraId="0AB66D1A" w14:textId="77777777" w:rsidR="00DA1B97" w:rsidRDefault="00674E62">
      <w:pPr>
        <w:pStyle w:val="BodyText"/>
      </w:pPr>
      <w:r>
        <w:t xml:space="preserve">[5] Robert, P., &amp; Escoufier, Y. (1976). A unifying tool for linear multivariate statistical methods: the RV-coefficient. </w:t>
      </w:r>
      <w:r>
        <w:rPr>
          <w:i/>
          <w:iCs/>
        </w:rPr>
        <w:t>Applied Statistics</w:t>
      </w:r>
      <w:r>
        <w:t>, 25(3), 257–265.</w:t>
      </w:r>
    </w:p>
    <w:p w14:paraId="138427D0" w14:textId="77777777" w:rsidR="00DA1B97" w:rsidRDefault="00674E62">
      <w:pPr>
        <w:pStyle w:val="BodyText"/>
      </w:pPr>
      <w:r>
        <w:t xml:space="preserve">[6] Smilde, A. K., et al. (2009). Matrix correlations for high-dimensional data: the modified RV-coefficient. </w:t>
      </w:r>
      <w:r>
        <w:rPr>
          <w:i/>
          <w:iCs/>
        </w:rPr>
        <w:t>Bioinformatics</w:t>
      </w:r>
      <w:r>
        <w:t>, 25(3), 401–405.</w:t>
      </w:r>
    </w:p>
    <w:p w14:paraId="4FF804DC" w14:textId="77777777" w:rsidR="00DA1B97" w:rsidRDefault="00674E62">
      <w:pPr>
        <w:pStyle w:val="BodyText"/>
      </w:pPr>
      <w:r>
        <w:t xml:space="preserve">[7] Kamimoto, K., et al. (2023). Dissecting cell identity via network inference and in silico gene perturbation. </w:t>
      </w:r>
      <w:r>
        <w:rPr>
          <w:i/>
          <w:iCs/>
        </w:rPr>
        <w:t>Nature</w:t>
      </w:r>
      <w:r>
        <w:t>, 614, 742–751.</w:t>
      </w:r>
    </w:p>
    <w:p w14:paraId="78DF4040" w14:textId="77777777" w:rsidR="00DA1B97" w:rsidRDefault="00674E62">
      <w:pPr>
        <w:pStyle w:val="BodyText"/>
      </w:pPr>
      <w:r>
        <w:t xml:space="preserve">[8] Bastidas-Ponce, A., et al. (2019). Comprehensive single cell mRNA profiling reveals a detailed roadmap for pancreatic endocrinogenesis. </w:t>
      </w:r>
      <w:r>
        <w:rPr>
          <w:i/>
          <w:iCs/>
        </w:rPr>
        <w:t>Development</w:t>
      </w:r>
      <w:r>
        <w:t>, 146(12), dev173849.</w:t>
      </w:r>
    </w:p>
    <w:p w14:paraId="27B0D4FB" w14:textId="77777777" w:rsidR="00DA1B97" w:rsidRDefault="00674E62">
      <w:pPr>
        <w:pStyle w:val="BodyText"/>
      </w:pPr>
      <w:r>
        <w:t xml:space="preserve">[9] Qiu, X., et al. (2022). Mapping transcriptomic vector fields of single cells. </w:t>
      </w:r>
      <w:r>
        <w:rPr>
          <w:i/>
          <w:iCs/>
        </w:rPr>
        <w:t>Cell</w:t>
      </w:r>
      <w:r>
        <w:t>, 185(4), 690–711.</w:t>
      </w:r>
    </w:p>
    <w:p w14:paraId="45E7733B" w14:textId="77777777" w:rsidR="00DA1B97" w:rsidRDefault="00674E62">
      <w:pPr>
        <w:pStyle w:val="BodyText"/>
      </w:pPr>
      <w:r>
        <w:t xml:space="preserve">[10] Paul, F., et al. (2015). Transcriptional heterogeneity and lineage commitment in myeloid progenitors. </w:t>
      </w:r>
      <w:r>
        <w:rPr>
          <w:i/>
          <w:iCs/>
        </w:rPr>
        <w:t>Cell</w:t>
      </w:r>
      <w:r>
        <w:t>, 163(7), 1663–1677.</w:t>
      </w:r>
    </w:p>
    <w:p w14:paraId="5B3C744D" w14:textId="77777777" w:rsidR="00DA1B97" w:rsidRDefault="00674E62">
      <w:pPr>
        <w:pStyle w:val="BodyText"/>
      </w:pPr>
      <w:r>
        <w:lastRenderedPageBreak/>
        <w:t xml:space="preserve">[11] Qiu, X., et al. (2017). Reversed graph embedding resolves complex single-cell trajectories. </w:t>
      </w:r>
      <w:r>
        <w:rPr>
          <w:i/>
          <w:iCs/>
        </w:rPr>
        <w:t>Nature Methods</w:t>
      </w:r>
      <w:r>
        <w:t>, 14(10), 979–982.</w:t>
      </w:r>
    </w:p>
    <w:p w14:paraId="39468DF5" w14:textId="77777777" w:rsidR="00DA1B97" w:rsidRDefault="00674E62">
      <w:pPr>
        <w:pStyle w:val="BodyText"/>
      </w:pPr>
      <w:r>
        <w:t xml:space="preserve">[12] Trapnell, C., et al. (2014). The dynamics and regulators of cell fate decisions are revealed by pseudotemporal ordering of single cells. </w:t>
      </w:r>
      <w:r>
        <w:rPr>
          <w:i/>
          <w:iCs/>
        </w:rPr>
        <w:t>Nature Biotechnology</w:t>
      </w:r>
      <w:r>
        <w:t>, 32(4), 381–386.</w:t>
      </w:r>
    </w:p>
    <w:p w14:paraId="62C0BDA1" w14:textId="77777777" w:rsidR="00DA1B97" w:rsidRDefault="00674E62">
      <w:pPr>
        <w:pStyle w:val="BodyText"/>
      </w:pPr>
      <w:r>
        <w:t xml:space="preserve">[13] Cao, J., et al. (2019). The single-cell transcriptional landscape of mammalian organogenesis. </w:t>
      </w:r>
      <w:r>
        <w:rPr>
          <w:i/>
          <w:iCs/>
        </w:rPr>
        <w:t>Nature</w:t>
      </w:r>
      <w:r>
        <w:t>, 566, 496–502.</w:t>
      </w:r>
      <w:bookmarkEnd w:id="1"/>
      <w:bookmarkEnd w:id="2080"/>
    </w:p>
    <w:sectPr w:rsidR="00DA1B9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arkia" w:date="2026-03-05T17:23:00Z" w:initials="n">
    <w:p w14:paraId="10132E18" w14:textId="77777777" w:rsidR="004017FD" w:rsidRDefault="00AD765C" w:rsidP="004017FD">
      <w:pPr>
        <w:pStyle w:val="CommentText"/>
      </w:pPr>
      <w:r>
        <w:rPr>
          <w:rStyle w:val="CommentReference"/>
        </w:rPr>
        <w:annotationRef/>
      </w:r>
      <w:r w:rsidR="004017FD">
        <w:rPr>
          <w:lang w:val="en-GB"/>
        </w:rPr>
        <w:t xml:space="preserve">U have used same letter for several concept try to avoid it! And always use same notation for same concept! Check dimension consistency at each section and between sections …  still not all of parameters are there  k for knn … ! It would be good if you can create some sort of pseudo algorithm that pipeline is clear! </w:t>
      </w:r>
    </w:p>
  </w:comment>
  <w:comment w:id="3" w:author="Jesper Tegner" w:date="2026-03-08T16:50:00Z" w:initials="JT">
    <w:p w14:paraId="70ED74EC" w14:textId="77777777" w:rsidR="009B7D64" w:rsidRDefault="009B7D64" w:rsidP="009B7D64">
      <w:r>
        <w:rPr>
          <w:rStyle w:val="CommentReference"/>
        </w:rPr>
        <w:annotationRef/>
      </w:r>
      <w:r>
        <w:rPr>
          <w:sz w:val="20"/>
          <w:szCs w:val="20"/>
        </w:rPr>
        <w:t>good point</w:t>
      </w:r>
    </w:p>
  </w:comment>
  <w:comment w:id="4" w:author="Juan Pablo Bernal Tamayo" w:date="2026-03-11T11:00:00Z" w:initials="JPBT">
    <w:p w14:paraId="0045EA09" w14:textId="77777777" w:rsidR="005027EF" w:rsidRDefault="005027EF" w:rsidP="005027EF">
      <w:r>
        <w:rPr>
          <w:rStyle w:val="CommentReference"/>
        </w:rPr>
        <w:annotationRef/>
      </w:r>
      <w:r>
        <w:rPr>
          <w:sz w:val="20"/>
          <w:szCs w:val="20"/>
        </w:rPr>
        <w:t>Can you pinpoint the cases when this happens?</w:t>
      </w:r>
    </w:p>
  </w:comment>
  <w:comment w:id="269" w:author="narkia" w:date="2026-03-05T16:03:00Z" w:initials="n">
    <w:p w14:paraId="041B910C" w14:textId="0FD2C8BD" w:rsidR="009751BF" w:rsidRDefault="009751BF" w:rsidP="009751BF">
      <w:pPr>
        <w:pStyle w:val="CommentText"/>
      </w:pPr>
      <w:r>
        <w:rPr>
          <w:rStyle w:val="CommentReference"/>
        </w:rPr>
        <w:annotationRef/>
      </w:r>
      <w:r>
        <w:rPr>
          <w:noProof/>
        </w:rPr>
        <w:drawing>
          <wp:inline distT="0" distB="0" distL="0" distR="0" wp14:anchorId="654501F7" wp14:editId="1C4E2749">
            <wp:extent cx="333333" cy="180952"/>
            <wp:effectExtent l="0" t="0" r="0" b="0"/>
            <wp:docPr id="57958469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34766" name="Picture 1245234766" descr="Image"/>
                    <pic:cNvPicPr/>
                  </pic:nvPicPr>
                  <pic:blipFill>
                    <a:blip r:embed="rId1">
                      <a:extLst>
                        <a:ext uri="{28A0092B-C50C-407E-A947-70E740481C1C}">
                          <a14:useLocalDpi xmlns:a14="http://schemas.microsoft.com/office/drawing/2010/main" val="0"/>
                        </a:ext>
                      </a:extLst>
                    </a:blip>
                    <a:stretch>
                      <a:fillRect/>
                    </a:stretch>
                  </pic:blipFill>
                  <pic:spPr>
                    <a:xfrm>
                      <a:off x="0" y="0"/>
                      <a:ext cx="333333" cy="180952"/>
                    </a:xfrm>
                    <a:prstGeom prst="rect">
                      <a:avLst/>
                    </a:prstGeom>
                  </pic:spPr>
                </pic:pic>
              </a:graphicData>
            </a:graphic>
          </wp:inline>
        </w:drawing>
      </w:r>
      <w:r>
        <w:t>W^T ?</w:t>
      </w:r>
    </w:p>
  </w:comment>
  <w:comment w:id="274" w:author="narkia" w:date="2026-03-05T16:07:00Z" w:initials="n">
    <w:p w14:paraId="79EC40C3" w14:textId="77777777" w:rsidR="009751BF" w:rsidRDefault="009751BF" w:rsidP="009751BF">
      <w:pPr>
        <w:pStyle w:val="CommentText"/>
      </w:pPr>
      <w:r>
        <w:rPr>
          <w:rStyle w:val="CommentReference"/>
        </w:rPr>
        <w:annotationRef/>
      </w:r>
      <w:r>
        <w:rPr>
          <w:lang w:val="en-GB"/>
        </w:rPr>
        <w:t>X GAMM ?</w:t>
      </w:r>
    </w:p>
  </w:comment>
  <w:comment w:id="278" w:author="narkia" w:date="2026-03-05T16:03:00Z" w:initials="n">
    <w:p w14:paraId="491322BA" w14:textId="79CC800A" w:rsidR="009751BF" w:rsidRDefault="009751BF" w:rsidP="009751BF">
      <w:pPr>
        <w:pStyle w:val="CommentText"/>
      </w:pPr>
      <w:r>
        <w:rPr>
          <w:rStyle w:val="CommentReference"/>
        </w:rPr>
        <w:annotationRef/>
      </w:r>
      <w:r>
        <w:rPr>
          <w:lang w:val="en-GB"/>
        </w:rPr>
        <w:t>Do we have same bias for all genes in the cell?</w:t>
      </w:r>
    </w:p>
  </w:comment>
  <w:comment w:id="279" w:author="Juan Pablo Bernal Tamayo" w:date="2026-03-11T10:52:00Z" w:initials="JPBT">
    <w:p w14:paraId="2C51C38B" w14:textId="77777777" w:rsidR="007831D0" w:rsidRDefault="007831D0" w:rsidP="007831D0">
      <w:r>
        <w:rPr>
          <w:rStyle w:val="CommentReference"/>
        </w:rPr>
        <w:annotationRef/>
      </w:r>
      <w:r>
        <w:rPr>
          <w:sz w:val="20"/>
          <w:szCs w:val="20"/>
        </w:rPr>
        <w:t>No, one per gene</w:t>
      </w:r>
    </w:p>
  </w:comment>
  <w:comment w:id="282" w:author="narkia" w:date="2026-03-04T14:19:00Z" w:initials="n">
    <w:p w14:paraId="30DB3D2A" w14:textId="373E72BD" w:rsidR="00A73F0F" w:rsidRDefault="00A73F0F" w:rsidP="00A73F0F">
      <w:pPr>
        <w:pStyle w:val="CommentText"/>
      </w:pPr>
      <w:r>
        <w:rPr>
          <w:rStyle w:val="CommentReference"/>
        </w:rPr>
        <w:annotationRef/>
      </w:r>
      <w:r>
        <w:rPr>
          <w:lang w:val="en-GB"/>
        </w:rPr>
        <w:t xml:space="preserve">Better to use capital gama cuz it is matrix </w:t>
      </w:r>
    </w:p>
  </w:comment>
  <w:comment w:id="321" w:author="narkia" w:date="2026-03-04T14:34:00Z" w:initials="n">
    <w:p w14:paraId="6C17C3AE" w14:textId="77777777" w:rsidR="00303197" w:rsidRDefault="009152FF" w:rsidP="00303197">
      <w:pPr>
        <w:pStyle w:val="CommentText"/>
      </w:pPr>
      <w:r>
        <w:rPr>
          <w:rStyle w:val="CommentReference"/>
        </w:rPr>
        <w:annotationRef/>
      </w:r>
      <w:r w:rsidR="00303197">
        <w:t xml:space="preserve">A t very beginning define the domain ..where </w:t>
      </w:r>
      <w:r w:rsidR="00303197">
        <w:rPr>
          <w:i/>
          <w:iCs/>
        </w:rPr>
        <w:t>x</w:t>
      </w:r>
      <w:r w:rsidR="00303197">
        <w:t xml:space="preserve">≥0 is expression level, </w:t>
      </w:r>
      <w:r w:rsidR="00303197">
        <w:rPr>
          <w:i/>
          <w:iCs/>
        </w:rPr>
        <w:t>k</w:t>
      </w:r>
      <w:r w:rsidR="00303197">
        <w:t xml:space="preserve">&gt;0 is the half-saturation constant ….. and </w:t>
      </w:r>
      <w:r w:rsidR="00303197">
        <w:rPr>
          <w:i/>
          <w:iCs/>
        </w:rPr>
        <w:t>n</w:t>
      </w:r>
      <w:r w:rsidR="00303197">
        <w:t xml:space="preserve">&gt;0 is the Hill coefficient and then any extra details </w:t>
      </w:r>
    </w:p>
  </w:comment>
  <w:comment w:id="370" w:author="narkia" w:date="2026-03-04T14:40:00Z" w:initials="n">
    <w:p w14:paraId="19A6FC5B" w14:textId="23700C99" w:rsidR="00303197" w:rsidRDefault="00303197" w:rsidP="00303197">
      <w:pPr>
        <w:pStyle w:val="CommentText"/>
      </w:pPr>
      <w:r>
        <w:rPr>
          <w:rStyle w:val="CommentReference"/>
        </w:rPr>
        <w:annotationRef/>
      </w:r>
      <w:r>
        <w:rPr>
          <w:lang w:val="en-GB"/>
        </w:rPr>
        <w:t>we have issue with xj=0 so</w:t>
      </w:r>
      <w:r>
        <w:rPr>
          <w:noProof/>
          <w:lang w:val="en-GB"/>
        </w:rPr>
        <w:drawing>
          <wp:inline distT="0" distB="0" distL="0" distR="0" wp14:anchorId="1CA001A2" wp14:editId="4D3E8BFB">
            <wp:extent cx="161905" cy="200000"/>
            <wp:effectExtent l="0" t="0" r="0" b="0"/>
            <wp:docPr id="140156018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65056" name="Picture 1787465056" descr="Image"/>
                    <pic:cNvPicPr/>
                  </pic:nvPicPr>
                  <pic:blipFill>
                    <a:blip r:embed="rId2">
                      <a:extLst>
                        <a:ext uri="{28A0092B-C50C-407E-A947-70E740481C1C}">
                          <a14:useLocalDpi xmlns:a14="http://schemas.microsoft.com/office/drawing/2010/main" val="0"/>
                        </a:ext>
                      </a:extLst>
                    </a:blip>
                    <a:stretch>
                      <a:fillRect/>
                    </a:stretch>
                  </pic:blipFill>
                  <pic:spPr>
                    <a:xfrm>
                      <a:off x="0" y="0"/>
                      <a:ext cx="161905" cy="200000"/>
                    </a:xfrm>
                    <a:prstGeom prst="rect">
                      <a:avLst/>
                    </a:prstGeom>
                  </pic:spPr>
                </pic:pic>
              </a:graphicData>
            </a:graphic>
          </wp:inline>
        </w:drawing>
      </w:r>
      <w:r>
        <w:rPr>
          <w:lang w:val="en-GB"/>
        </w:rPr>
        <w:t xml:space="preserve"> (0)  needs a convention/statement. </w:t>
      </w:r>
    </w:p>
  </w:comment>
  <w:comment w:id="371" w:author="narkia" w:date="2026-03-04T14:39:00Z" w:initials="n">
    <w:p w14:paraId="75AC5A45" w14:textId="79C268CB" w:rsidR="00303197" w:rsidRDefault="00303197" w:rsidP="00303197">
      <w:pPr>
        <w:pStyle w:val="CommentText"/>
      </w:pPr>
      <w:r>
        <w:rPr>
          <w:rStyle w:val="CommentReference"/>
        </w:rPr>
        <w:annotationRef/>
      </w:r>
      <w:r>
        <w:rPr>
          <w:lang w:val="en-GB"/>
        </w:rPr>
        <w:t xml:space="preserve">How about n_j ? </w:t>
      </w:r>
    </w:p>
  </w:comment>
  <w:comment w:id="454" w:author="narkia" w:date="2026-03-04T16:11:00Z" w:initials="n">
    <w:p w14:paraId="3B298BE8" w14:textId="77777777" w:rsidR="00C42B91" w:rsidRDefault="00C42B91" w:rsidP="00C42B91">
      <w:pPr>
        <w:pStyle w:val="CommentText"/>
      </w:pPr>
      <w:r>
        <w:rPr>
          <w:rStyle w:val="CommentReference"/>
        </w:rPr>
        <w:annotationRef/>
      </w:r>
      <w:r>
        <w:rPr>
          <w:lang w:val="en-GB"/>
        </w:rPr>
        <w:t xml:space="preserve">Can not we replace it with f you replace with j-0.5 then have no issue </w:t>
      </w:r>
      <w:r>
        <w:t>non-finite and is known trick ! If it changes everything then no point in doing!!!</w:t>
      </w:r>
    </w:p>
  </w:comment>
  <w:comment w:id="455" w:author="Juan Pablo Bernal Tamayo" w:date="2026-03-11T11:31:00Z" w:initials="JPBT">
    <w:p w14:paraId="3EA76776" w14:textId="77777777" w:rsidR="00AB19EC" w:rsidRDefault="00AB19EC" w:rsidP="00AB19EC">
      <w:r>
        <w:rPr>
          <w:rStyle w:val="CommentReference"/>
        </w:rPr>
        <w:annotationRef/>
      </w:r>
      <w:r>
        <w:rPr>
          <w:sz w:val="20"/>
          <w:szCs w:val="20"/>
        </w:rPr>
        <w:t>This is just dividing the whole probability uniformly among the non-zero oberrvations</w:t>
      </w:r>
    </w:p>
  </w:comment>
  <w:comment w:id="603" w:author="narkia" w:date="2026-03-04T16:26:00Z" w:initials="n">
    <w:p w14:paraId="71AE0F55" w14:textId="77777777" w:rsidR="002F2EC7" w:rsidRDefault="002F2EC7" w:rsidP="002F2EC7">
      <w:pPr>
        <w:pStyle w:val="CommentText"/>
      </w:pPr>
      <w:r>
        <w:rPr>
          <w:rStyle w:val="CommentReference"/>
        </w:rPr>
        <w:annotationRef/>
      </w:r>
      <w:r>
        <w:rPr>
          <w:lang w:val="en-GB"/>
        </w:rPr>
        <w:t xml:space="preserve">Is works only if approach from positive! So better to replace with </w:t>
      </w:r>
      <w:r>
        <w:t xml:space="preserve">This yields the minimum-Frobenius-norm least-squares solution and coincides with the </w:t>
      </w:r>
      <w:r>
        <w:rPr>
          <w:lang w:val="en-GB"/>
        </w:rPr>
        <w:t xml:space="preserve"> lambda--&gt; 0+</w:t>
      </w:r>
      <w:r>
        <w:t xml:space="preserve"> limit of Tikhonov (ridge) regularisation. </w:t>
      </w:r>
    </w:p>
  </w:comment>
  <w:comment w:id="613" w:author="narkia" w:date="2026-03-04T16:29:00Z" w:initials="n">
    <w:p w14:paraId="7C383581" w14:textId="77777777" w:rsidR="002F2EC7" w:rsidRDefault="002F2EC7" w:rsidP="002F2EC7">
      <w:pPr>
        <w:pStyle w:val="CommentText"/>
      </w:pPr>
      <w:r>
        <w:rPr>
          <w:rStyle w:val="CommentReference"/>
        </w:rPr>
        <w:annotationRef/>
      </w:r>
      <w:r>
        <w:rPr>
          <w:lang w:val="en-GB"/>
        </w:rPr>
        <w:t xml:space="preserve">Should not be N+1? </w:t>
      </w:r>
    </w:p>
  </w:comment>
  <w:comment w:id="617" w:author="narkia" w:date="2026-03-04T16:29:00Z" w:initials="n">
    <w:p w14:paraId="628B4071" w14:textId="77777777" w:rsidR="002F2EC7" w:rsidRDefault="002F2EC7" w:rsidP="002F2EC7">
      <w:pPr>
        <w:pStyle w:val="CommentText"/>
      </w:pPr>
      <w:r>
        <w:rPr>
          <w:rStyle w:val="CommentReference"/>
        </w:rPr>
        <w:annotationRef/>
      </w:r>
      <w:r>
        <w:rPr>
          <w:lang w:val="en-GB"/>
        </w:rPr>
        <w:t>Should not be N+1?</w:t>
      </w:r>
    </w:p>
  </w:comment>
  <w:comment w:id="620" w:author="Jesper Tegner" w:date="2026-03-08T16:58:00Z" w:initials="JT">
    <w:p w14:paraId="1F063DDE" w14:textId="77777777" w:rsidR="00EB34E7" w:rsidRDefault="00EB34E7" w:rsidP="00EB34E7">
      <w:r>
        <w:rPr>
          <w:rStyle w:val="CommentReference"/>
        </w:rPr>
        <w:annotationRef/>
      </w:r>
      <w:r>
        <w:rPr>
          <w:sz w:val="20"/>
          <w:szCs w:val="20"/>
        </w:rPr>
        <w:t>we do US english - right ?</w:t>
      </w:r>
    </w:p>
  </w:comment>
  <w:comment w:id="623" w:author="narkia" w:date="2026-03-04T17:16:00Z" w:initials="n">
    <w:p w14:paraId="283DDBFA" w14:textId="77777777" w:rsidR="00674E62" w:rsidRDefault="00674E62" w:rsidP="00674E62">
      <w:pPr>
        <w:pStyle w:val="CommentText"/>
      </w:pPr>
      <w:r>
        <w:rPr>
          <w:rStyle w:val="CommentReference"/>
        </w:rPr>
        <w:annotationRef/>
      </w:r>
      <w:r>
        <w:rPr>
          <w:lang w:val="en-GB"/>
        </w:rPr>
        <w:t xml:space="preserve">Should not be M ? Check all dimension and N and M are consistent ! I think if you change the first one transpose of bias in first equation these be correct … but double check very thing!!! </w:t>
      </w:r>
    </w:p>
  </w:comment>
  <w:comment w:id="624" w:author="Juan Pablo Bernal Tamayo" w:date="2026-03-11T13:37:00Z" w:initials="JPBT">
    <w:p w14:paraId="4984793B" w14:textId="77777777" w:rsidR="00C80637" w:rsidRDefault="00C80637" w:rsidP="00C80637">
      <w:r>
        <w:rPr>
          <w:rStyle w:val="CommentReference"/>
        </w:rPr>
        <w:annotationRef/>
      </w:r>
      <w:r>
        <w:rPr>
          <w:sz w:val="20"/>
          <w:szCs w:val="20"/>
        </w:rPr>
        <w:t>It is N, the number of genes</w:t>
      </w:r>
    </w:p>
  </w:comment>
  <w:comment w:id="627" w:author="narkia" w:date="2026-03-04T17:08:00Z" w:initials="n">
    <w:p w14:paraId="7491B258" w14:textId="686572E2" w:rsidR="004406DC" w:rsidRDefault="004406DC" w:rsidP="004406DC">
      <w:pPr>
        <w:pStyle w:val="CommentText"/>
      </w:pPr>
      <w:r>
        <w:rPr>
          <w:rStyle w:val="CommentReference"/>
        </w:rPr>
        <w:annotationRef/>
      </w:r>
      <w:r>
        <w:rPr>
          <w:lang w:val="en-GB"/>
        </w:rPr>
        <w:t xml:space="preserve">Why do you need this , you have not used anywhere in the model or loss function. </w:t>
      </w:r>
    </w:p>
  </w:comment>
  <w:comment w:id="628" w:author="Juan Pablo Bernal Tamayo" w:date="2026-03-11T13:39:00Z" w:initials="JPBT">
    <w:p w14:paraId="77511C9D" w14:textId="77777777" w:rsidR="00C80637" w:rsidRDefault="00C80637" w:rsidP="00C80637">
      <w:r>
        <w:rPr>
          <w:rStyle w:val="CommentReference"/>
        </w:rPr>
        <w:annotationRef/>
      </w:r>
      <w:r>
        <w:rPr>
          <w:sz w:val="20"/>
          <w:szCs w:val="20"/>
        </w:rPr>
        <w:t>We do, it is an important part of the loss function, penalizing interaction that are valid, as they are TF-&gt;gene but not originally in the scaffold</w:t>
      </w:r>
    </w:p>
  </w:comment>
  <w:comment w:id="632" w:author="narkia" w:date="2026-03-04T16:32:00Z" w:initials="n">
    <w:p w14:paraId="498147C6" w14:textId="297FF244" w:rsidR="00A03A2B" w:rsidRDefault="00A03A2B" w:rsidP="00A03A2B">
      <w:pPr>
        <w:pStyle w:val="CommentText"/>
      </w:pPr>
      <w:r>
        <w:rPr>
          <w:rStyle w:val="CommentReference"/>
        </w:rPr>
        <w:annotationRef/>
      </w:r>
      <w:r>
        <w:rPr>
          <w:lang w:val="en-GB"/>
        </w:rPr>
        <w:t>Chek Dimention</w:t>
      </w:r>
    </w:p>
  </w:comment>
  <w:comment w:id="661" w:author="narkia" w:date="2026-03-04T17:12:00Z" w:initials="n">
    <w:p w14:paraId="63A0B27E" w14:textId="77777777" w:rsidR="004406DC" w:rsidRDefault="004406DC" w:rsidP="004406DC">
      <w:pPr>
        <w:pStyle w:val="CommentText"/>
      </w:pPr>
      <w:r>
        <w:rPr>
          <w:rStyle w:val="CommentReference"/>
        </w:rPr>
        <w:annotationRef/>
      </w:r>
      <w:r>
        <w:t xml:space="preserve">You do not mean the spectral norm , right? You mean  an elementwise </w:t>
      </w:r>
      <w:r>
        <w:rPr>
          <w:i/>
          <w:iCs/>
        </w:rPr>
        <w:t>⁅𝐿⁆⁅2⁆</w:t>
      </w:r>
      <w:r>
        <w:t xml:space="preserve"> penalty ?  Better to use </w:t>
      </w:r>
      <w:r>
        <w:rPr>
          <w:lang w:val="en-GB"/>
        </w:rPr>
        <w:t xml:space="preserve">F instead 2 and then quare it … </w:t>
      </w:r>
    </w:p>
  </w:comment>
  <w:comment w:id="714" w:author="narkia" w:date="2026-03-04T17:24:00Z" w:initials="n">
    <w:p w14:paraId="16F54024" w14:textId="77777777" w:rsidR="00674E62" w:rsidRDefault="00674E62" w:rsidP="00674E62">
      <w:pPr>
        <w:pStyle w:val="CommentText"/>
      </w:pPr>
      <w:r>
        <w:rPr>
          <w:rStyle w:val="CommentReference"/>
        </w:rPr>
        <w:annotationRef/>
      </w:r>
      <w:r>
        <w:rPr>
          <w:lang w:val="en-GB"/>
        </w:rPr>
        <w:t xml:space="preserve">These value most likely should change per data sets , better to write them in general form and then for example say here we use this and that …. </w:t>
      </w:r>
    </w:p>
  </w:comment>
  <w:comment w:id="767" w:author="narkia" w:date="2026-03-05T16:16:00Z" w:initials="n">
    <w:p w14:paraId="16FD1628" w14:textId="77777777" w:rsidR="005F0E35" w:rsidRDefault="005F0E35" w:rsidP="005F0E35">
      <w:pPr>
        <w:pStyle w:val="CommentText"/>
      </w:pPr>
      <w:r>
        <w:rPr>
          <w:rStyle w:val="CommentReference"/>
        </w:rPr>
        <w:annotationRef/>
      </w:r>
      <w:r>
        <w:t xml:space="preserve">ensuring that the energy is non increasing along trajectories and that the system converges to equilibrium points corresponding to local minima of the energy landscape </w:t>
      </w:r>
    </w:p>
  </w:comment>
  <w:comment w:id="839" w:author="narkia" w:date="2026-03-05T16:17:00Z" w:initials="n">
    <w:p w14:paraId="1D28696C" w14:textId="77777777" w:rsidR="001064EB" w:rsidRDefault="005F0E35" w:rsidP="001064EB">
      <w:pPr>
        <w:pStyle w:val="CommentText"/>
      </w:pPr>
      <w:r>
        <w:rPr>
          <w:rStyle w:val="CommentReference"/>
        </w:rPr>
        <w:annotationRef/>
      </w:r>
      <w:r w:rsidR="001064EB">
        <w:rPr>
          <w:lang w:val="en-GB"/>
        </w:rPr>
        <w:t>Michaelis–Menten case --. n=1 ???  U can solve it separately  for n=1</w:t>
      </w:r>
    </w:p>
  </w:comment>
  <w:comment w:id="840" w:author="Juan Pablo Bernal Tamayo" w:date="2026-03-11T14:18:00Z" w:initials="JPBT">
    <w:p w14:paraId="731F169A" w14:textId="77777777" w:rsidR="006A14E8" w:rsidRDefault="006A14E8" w:rsidP="006A14E8">
      <w:r>
        <w:rPr>
          <w:rStyle w:val="CommentReference"/>
        </w:rPr>
        <w:annotationRef/>
      </w:r>
      <w:r>
        <w:rPr>
          <w:sz w:val="20"/>
          <w:szCs w:val="20"/>
        </w:rPr>
        <w:t>This formula should hold in general, and the case n=1 is just a specific one that is not especially prevalent</w:t>
      </w:r>
    </w:p>
  </w:comment>
  <w:comment w:id="883" w:author="Jesper Tegner" w:date="2026-03-08T16:52:00Z" w:initials="JT">
    <w:p w14:paraId="7B5BF236" w14:textId="77777777" w:rsidR="007555B6" w:rsidRDefault="007555B6" w:rsidP="007555B6">
      <w:r>
        <w:rPr>
          <w:rStyle w:val="CommentReference"/>
        </w:rPr>
        <w:annotationRef/>
      </w:r>
      <w:r>
        <w:rPr>
          <w:sz w:val="20"/>
          <w:szCs w:val="20"/>
        </w:rPr>
        <w:t xml:space="preserve">describe how in the methods </w:t>
      </w:r>
    </w:p>
  </w:comment>
  <w:comment w:id="898" w:author="narkia" w:date="2026-03-05T16:25:00Z" w:initials="n">
    <w:p w14:paraId="7CD83EA7" w14:textId="77777777" w:rsidR="00E20155" w:rsidRDefault="00E20155" w:rsidP="00E20155">
      <w:pPr>
        <w:pStyle w:val="CommentText"/>
      </w:pPr>
      <w:r>
        <w:rPr>
          <w:rStyle w:val="CommentReference"/>
        </w:rPr>
        <w:annotationRef/>
      </w:r>
      <w:r>
        <w:t xml:space="preserve">Using UMAP approximate inverse transform, yielding q… </w:t>
      </w:r>
    </w:p>
  </w:comment>
  <w:comment w:id="906" w:author="narkia" w:date="2026-03-05T16:23:00Z" w:initials="n">
    <w:p w14:paraId="52222BB9" w14:textId="0AD8DAD0" w:rsidR="00E20155" w:rsidRDefault="00E20155" w:rsidP="00E20155">
      <w:pPr>
        <w:pStyle w:val="CommentText"/>
      </w:pPr>
      <w:r>
        <w:rPr>
          <w:rStyle w:val="CommentReference"/>
        </w:rPr>
        <w:annotationRef/>
      </w:r>
      <w:r>
        <w:rPr>
          <w:lang w:val="en-GB"/>
        </w:rPr>
        <w:t>Use ^ or something is not real inverse ...</w:t>
      </w:r>
    </w:p>
  </w:comment>
  <w:comment w:id="907" w:author="Juan Pablo Bernal Tamayo" w:date="2026-03-11T14:25:00Z" w:initials="JPBT">
    <w:p w14:paraId="1CAC64CB" w14:textId="77777777" w:rsidR="00263186" w:rsidRDefault="00263186" w:rsidP="00263186">
      <w:r>
        <w:rPr>
          <w:rStyle w:val="CommentReference"/>
        </w:rPr>
        <w:annotationRef/>
      </w:r>
      <w:r>
        <w:rPr>
          <w:sz w:val="20"/>
          <w:szCs w:val="20"/>
        </w:rPr>
        <w:t>I think the hat over the whole inverse is the right notation but it looks very ugly, should I just put the hat over the T?</w:t>
      </w:r>
    </w:p>
  </w:comment>
  <w:comment w:id="999" w:author="narkia" w:date="2026-03-05T16:37:00Z" w:initials="n">
    <w:p w14:paraId="236000D2" w14:textId="77777777" w:rsidR="00277BE0" w:rsidRDefault="00277BE0" w:rsidP="00277BE0">
      <w:pPr>
        <w:pStyle w:val="CommentText"/>
      </w:pPr>
      <w:r>
        <w:rPr>
          <w:rStyle w:val="CommentReference"/>
        </w:rPr>
        <w:annotationRef/>
      </w:r>
      <w:r>
        <w:rPr>
          <w:lang w:val="en-GB"/>
        </w:rPr>
        <w:t xml:space="preserve">You do not need this part.. Remove it! </w:t>
      </w:r>
    </w:p>
  </w:comment>
  <w:comment w:id="1022" w:author="narkia" w:date="2026-03-05T16:41:00Z" w:initials="n">
    <w:p w14:paraId="1544361E" w14:textId="77777777" w:rsidR="00277BE0" w:rsidRDefault="00277BE0" w:rsidP="00277BE0">
      <w:pPr>
        <w:pStyle w:val="CommentText"/>
      </w:pPr>
      <w:r>
        <w:rPr>
          <w:rStyle w:val="CommentReference"/>
        </w:rPr>
        <w:annotationRef/>
      </w:r>
      <w:r>
        <w:rPr>
          <w:lang w:val="en-GB"/>
        </w:rPr>
        <w:t xml:space="preserve">Why the decay is rapid ! And why do you need rapid decay? </w:t>
      </w:r>
    </w:p>
  </w:comment>
  <w:comment w:id="1023" w:author="Juan Pablo Bernal Tamayo" w:date="2026-03-11T14:29:00Z" w:initials="JPBT">
    <w:p w14:paraId="0331A080" w14:textId="77777777" w:rsidR="00494CD7" w:rsidRDefault="00494CD7" w:rsidP="00494CD7">
      <w:r>
        <w:rPr>
          <w:rStyle w:val="CommentReference"/>
        </w:rPr>
        <w:annotationRef/>
      </w:r>
      <w:r>
        <w:rPr>
          <w:sz w:val="20"/>
          <w:szCs w:val="20"/>
        </w:rPr>
        <w:t>To avoid a lot of blurring</w:t>
      </w:r>
    </w:p>
  </w:comment>
  <w:comment w:id="1026" w:author="narkia" w:date="2026-03-05T16:45:00Z" w:initials="n">
    <w:p w14:paraId="12FAAE36" w14:textId="77777777" w:rsidR="00E17830" w:rsidRDefault="00E17830" w:rsidP="00E17830">
      <w:pPr>
        <w:pStyle w:val="CommentText"/>
      </w:pPr>
      <w:r>
        <w:rPr>
          <w:rStyle w:val="CommentReference"/>
        </w:rPr>
        <w:annotationRef/>
      </w:r>
      <w:r>
        <w:rPr>
          <w:lang w:val="en-GB"/>
        </w:rPr>
        <w:t xml:space="preserve">Correct these dimension and notation to be consistent with previous changes! </w:t>
      </w:r>
    </w:p>
  </w:comment>
  <w:comment w:id="1027" w:author="Juan Pablo Bernal Tamayo" w:date="2026-03-11T14:33:00Z" w:initials="JPBT">
    <w:p w14:paraId="33EFFDB1" w14:textId="77777777" w:rsidR="00494CD7" w:rsidRDefault="00494CD7" w:rsidP="00494CD7">
      <w:r>
        <w:rPr>
          <w:rStyle w:val="CommentReference"/>
        </w:rPr>
        <w:annotationRef/>
      </w:r>
      <w:r>
        <w:rPr>
          <w:sz w:val="20"/>
          <w:szCs w:val="20"/>
        </w:rPr>
        <w:t>Here the dimensions are correct, because it is only one cell, so its a column vector of N genes, nor a matrix of M cells and N genes</w:t>
      </w:r>
    </w:p>
  </w:comment>
  <w:comment w:id="1043" w:author="narkia" w:date="2026-03-05T16:46:00Z" w:initials="n">
    <w:p w14:paraId="413FFC52" w14:textId="77777777" w:rsidR="00E17830" w:rsidRDefault="00E17830" w:rsidP="00E17830">
      <w:pPr>
        <w:pStyle w:val="CommentText"/>
      </w:pPr>
      <w:r>
        <w:rPr>
          <w:rStyle w:val="CommentReference"/>
        </w:rPr>
        <w:annotationRef/>
      </w:r>
      <w:r>
        <w:rPr>
          <w:lang w:val="en-GB"/>
        </w:rPr>
        <w:t xml:space="preserve">What happen for nj ? </w:t>
      </w:r>
    </w:p>
  </w:comment>
  <w:comment w:id="1052" w:author="narkia" w:date="2026-03-05T16:48:00Z" w:initials="n">
    <w:p w14:paraId="3551DD35" w14:textId="77777777" w:rsidR="00E17830" w:rsidRDefault="00E17830" w:rsidP="00E17830">
      <w:pPr>
        <w:pStyle w:val="CommentText"/>
      </w:pPr>
      <w:r>
        <w:rPr>
          <w:rStyle w:val="CommentReference"/>
        </w:rPr>
        <w:annotationRef/>
      </w:r>
      <w:r>
        <w:rPr>
          <w:lang w:val="en-GB"/>
        </w:rPr>
        <w:t xml:space="preserve">Here you are using correct notation but not in previous section… </w:t>
      </w:r>
    </w:p>
  </w:comment>
  <w:comment w:id="1053" w:author="narkia" w:date="2026-03-05T16:49:00Z" w:initials="n">
    <w:p w14:paraId="46AAA096" w14:textId="77777777" w:rsidR="00AF74E4" w:rsidRDefault="00AF74E4" w:rsidP="00E17830">
      <w:pPr>
        <w:pStyle w:val="CommentText"/>
      </w:pPr>
      <w:r>
        <w:rPr>
          <w:rStyle w:val="CommentReference"/>
        </w:rPr>
        <w:annotationRef/>
      </w:r>
      <w:r>
        <w:rPr>
          <w:lang w:val="en-GB"/>
        </w:rPr>
        <w:t>Should be out</w:t>
      </w:r>
    </w:p>
  </w:comment>
  <w:comment w:id="1058" w:author="narkia" w:date="2026-03-05T16:49:00Z" w:initials="n">
    <w:p w14:paraId="3BDB0206" w14:textId="77777777" w:rsidR="00E17830" w:rsidRDefault="00E17830" w:rsidP="00E17830">
      <w:pPr>
        <w:pStyle w:val="CommentText"/>
      </w:pPr>
      <w:r>
        <w:rPr>
          <w:rStyle w:val="CommentReference"/>
        </w:rPr>
        <w:annotationRef/>
      </w:r>
      <w:r>
        <w:rPr>
          <w:lang w:val="en-GB"/>
        </w:rPr>
        <w:t>Should be out</w:t>
      </w:r>
    </w:p>
  </w:comment>
  <w:comment w:id="1065" w:author="narkia" w:date="2026-03-05T16:53:00Z" w:initials="n">
    <w:p w14:paraId="5741E054" w14:textId="77777777" w:rsidR="00E17830" w:rsidRDefault="00E17830" w:rsidP="00E17830">
      <w:pPr>
        <w:pStyle w:val="CommentText"/>
      </w:pPr>
      <w:r>
        <w:rPr>
          <w:rStyle w:val="CommentReference"/>
        </w:rPr>
        <w:annotationRef/>
      </w:r>
      <w:r>
        <w:rPr>
          <w:lang w:val="en-GB"/>
        </w:rPr>
        <w:t xml:space="preserve">Why not squared norms?  </w:t>
      </w:r>
    </w:p>
  </w:comment>
  <w:comment w:id="1066" w:author="Juan Pablo Bernal Tamayo" w:date="2026-03-11T16:06:00Z" w:initials="JPBT">
    <w:p w14:paraId="2D86B5A8" w14:textId="77777777" w:rsidR="00486A50" w:rsidRDefault="00486A50" w:rsidP="00486A50">
      <w:r>
        <w:rPr>
          <w:rStyle w:val="CommentReference"/>
        </w:rPr>
        <w:annotationRef/>
      </w:r>
      <w:r>
        <w:rPr>
          <w:sz w:val="20"/>
          <w:szCs w:val="20"/>
        </w:rPr>
        <w:t>It was actually, any matrix norm</w:t>
      </w:r>
    </w:p>
  </w:comment>
  <w:comment w:id="1232" w:author="narkia" w:date="2026-03-05T16:55:00Z" w:initials="n">
    <w:p w14:paraId="4B8D457F" w14:textId="77777777" w:rsidR="005F2771" w:rsidRDefault="005F2771" w:rsidP="005F2771">
      <w:pPr>
        <w:pStyle w:val="CommentText"/>
      </w:pPr>
      <w:r>
        <w:rPr>
          <w:rStyle w:val="CommentReference"/>
        </w:rPr>
        <w:annotationRef/>
      </w:r>
      <w:r>
        <w:rPr>
          <w:lang w:val="en-GB"/>
        </w:rPr>
        <w:t>A is not binary , right ? Have used weight in calculation? If yes then should be  strength centrality if you have used exactly degree ( binary then is correct and describe in the text!)</w:t>
      </w:r>
    </w:p>
  </w:comment>
  <w:comment w:id="1268" w:author="narkia" w:date="2026-03-05T16:57:00Z" w:initials="n">
    <w:p w14:paraId="56E3B224" w14:textId="77777777" w:rsidR="005F2771" w:rsidRDefault="005F2771" w:rsidP="005F2771">
      <w:pPr>
        <w:pStyle w:val="CommentText"/>
      </w:pPr>
      <w:r>
        <w:rPr>
          <w:rStyle w:val="CommentReference"/>
        </w:rPr>
        <w:annotationRef/>
      </w:r>
      <w:r>
        <w:rPr>
          <w:lang w:val="en-GB"/>
        </w:rPr>
        <w:t xml:space="preserve">Here again is important how have you dealt with your adjacency matrix!  eigenvector centrality requires the principal eigenvector with nonnegative entries . </w:t>
      </w:r>
    </w:p>
  </w:comment>
  <w:comment w:id="1331" w:author="narkia" w:date="2026-03-05T17:14:00Z" w:initials="n">
    <w:p w14:paraId="771151A4" w14:textId="77777777" w:rsidR="00AD765C" w:rsidRDefault="00AD765C" w:rsidP="00AD765C">
      <w:pPr>
        <w:pStyle w:val="CommentText"/>
      </w:pPr>
      <w:r>
        <w:rPr>
          <w:rStyle w:val="CommentReference"/>
        </w:rPr>
        <w:annotationRef/>
      </w:r>
      <w:r>
        <w:rPr>
          <w:lang w:val="en-GB"/>
        </w:rPr>
        <w:t xml:space="preserve">No all genes with outgoing edge are TF! </w:t>
      </w:r>
    </w:p>
  </w:comment>
  <w:comment w:id="1332" w:author="Juan Pablo Bernal Tamayo" w:date="2026-03-11T16:07:00Z" w:initials="JPBT">
    <w:p w14:paraId="4D9F955A" w14:textId="77777777" w:rsidR="00486A50" w:rsidRDefault="00486A50" w:rsidP="00486A50">
      <w:r>
        <w:rPr>
          <w:rStyle w:val="CommentReference"/>
        </w:rPr>
        <w:annotationRef/>
      </w:r>
      <w:r>
        <w:rPr>
          <w:sz w:val="20"/>
          <w:szCs w:val="20"/>
        </w:rPr>
        <w:t>In this case, because of the scaffold they are</w:t>
      </w:r>
    </w:p>
  </w:comment>
  <w:comment w:id="1336" w:author="narkia" w:date="2026-03-05T17:16:00Z" w:initials="n">
    <w:p w14:paraId="71A88795" w14:textId="77777777" w:rsidR="00AD765C" w:rsidRDefault="00AD765C" w:rsidP="00AD765C">
      <w:pPr>
        <w:pStyle w:val="CommentText"/>
      </w:pPr>
      <w:r>
        <w:rPr>
          <w:rStyle w:val="CommentReference"/>
        </w:rPr>
        <w:annotationRef/>
      </w:r>
      <w:r>
        <w:rPr>
          <w:lang w:val="en-GB"/>
        </w:rPr>
        <w:t>Per gene per cell   add i</w:t>
      </w:r>
    </w:p>
  </w:comment>
  <w:comment w:id="1359" w:author="narkia" w:date="2026-03-05T17:15:00Z" w:initials="n">
    <w:p w14:paraId="5D4602F7" w14:textId="5420948C" w:rsidR="00AD765C" w:rsidRDefault="00AD765C" w:rsidP="00AD765C">
      <w:pPr>
        <w:pStyle w:val="CommentText"/>
      </w:pPr>
      <w:r>
        <w:rPr>
          <w:rStyle w:val="CommentReference"/>
        </w:rPr>
        <w:annotationRef/>
      </w:r>
      <w:r>
        <w:rPr>
          <w:lang w:val="en-GB"/>
        </w:rPr>
        <w:t xml:space="preserve">no need to writing it again an again you can refer to the equation! </w:t>
      </w:r>
    </w:p>
  </w:comment>
  <w:comment w:id="1625" w:author="narkia" w:date="2026-03-05T17:19:00Z" w:initials="n">
    <w:p w14:paraId="40975ED9" w14:textId="77777777" w:rsidR="00AD765C" w:rsidRDefault="00AD765C" w:rsidP="00AD765C">
      <w:pPr>
        <w:pStyle w:val="CommentText"/>
      </w:pPr>
      <w:r>
        <w:rPr>
          <w:rStyle w:val="CommentReference"/>
        </w:rPr>
        <w:annotationRef/>
      </w:r>
      <w:r>
        <w:rPr>
          <w:lang w:val="en-GB"/>
        </w:rPr>
        <w:t xml:space="preserve">This can be negative , does not cause issue? </w:t>
      </w:r>
    </w:p>
  </w:comment>
  <w:comment w:id="2069" w:author="Jesper Tegner" w:date="2026-03-08T16:55:00Z" w:initials="JT">
    <w:p w14:paraId="4C7F3345" w14:textId="77777777" w:rsidR="00324643" w:rsidRDefault="00324643" w:rsidP="00324643">
      <w:r>
        <w:rPr>
          <w:rStyle w:val="CommentReference"/>
        </w:rPr>
        <w:annotationRef/>
      </w:r>
      <w:r>
        <w:rPr>
          <w:sz w:val="20"/>
          <w:szCs w:val="20"/>
        </w:rPr>
        <w:t>give a link to your GitHub</w:t>
      </w:r>
    </w:p>
  </w:comment>
  <w:comment w:id="2081" w:author="Jesper Tegner" w:date="2026-03-08T17:01:00Z" w:initials="JT">
    <w:p w14:paraId="039FA2B1" w14:textId="77777777" w:rsidR="00380063" w:rsidRDefault="00380063" w:rsidP="00380063">
      <w:r>
        <w:rPr>
          <w:rStyle w:val="CommentReference"/>
        </w:rPr>
        <w:annotationRef/>
      </w:r>
      <w:r>
        <w:rPr>
          <w:sz w:val="20"/>
          <w:szCs w:val="20"/>
        </w:rPr>
        <w:t xml:space="preserve">in general try to support your formulations and choices (heuristics, thresholds etc) with refs as much as possible, possibly even reference for say hill functions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132E18" w15:done="0"/>
  <w15:commentEx w15:paraId="70ED74EC" w15:paraIdParent="10132E18" w15:done="0"/>
  <w15:commentEx w15:paraId="0045EA09" w15:paraIdParent="10132E18" w15:done="0"/>
  <w15:commentEx w15:paraId="041B910C" w15:done="0"/>
  <w15:commentEx w15:paraId="79EC40C3" w15:done="1"/>
  <w15:commentEx w15:paraId="491322BA" w15:done="0"/>
  <w15:commentEx w15:paraId="2C51C38B" w15:paraIdParent="491322BA" w15:done="0"/>
  <w15:commentEx w15:paraId="30DB3D2A" w15:done="1"/>
  <w15:commentEx w15:paraId="6C17C3AE" w15:done="0"/>
  <w15:commentEx w15:paraId="19A6FC5B" w15:done="1"/>
  <w15:commentEx w15:paraId="75AC5A45" w15:done="1"/>
  <w15:commentEx w15:paraId="3B298BE8" w15:done="0"/>
  <w15:commentEx w15:paraId="3EA76776" w15:paraIdParent="3B298BE8" w15:done="0"/>
  <w15:commentEx w15:paraId="71AE0F55" w15:done="1"/>
  <w15:commentEx w15:paraId="7C383581" w15:done="1"/>
  <w15:commentEx w15:paraId="628B4071" w15:done="1"/>
  <w15:commentEx w15:paraId="1F063DDE" w15:done="1"/>
  <w15:commentEx w15:paraId="283DDBFA" w15:done="0"/>
  <w15:commentEx w15:paraId="4984793B" w15:paraIdParent="283DDBFA" w15:done="0"/>
  <w15:commentEx w15:paraId="7491B258" w15:done="0"/>
  <w15:commentEx w15:paraId="77511C9D" w15:paraIdParent="7491B258" w15:done="0"/>
  <w15:commentEx w15:paraId="498147C6" w15:done="1"/>
  <w15:commentEx w15:paraId="63A0B27E" w15:done="1"/>
  <w15:commentEx w15:paraId="16F54024" w15:done="0"/>
  <w15:commentEx w15:paraId="16FD1628" w15:done="1"/>
  <w15:commentEx w15:paraId="1D28696C" w15:done="0"/>
  <w15:commentEx w15:paraId="731F169A" w15:paraIdParent="1D28696C" w15:done="0"/>
  <w15:commentEx w15:paraId="7B5BF236" w15:done="0"/>
  <w15:commentEx w15:paraId="7CD83EA7" w15:done="0"/>
  <w15:commentEx w15:paraId="52222BB9" w15:done="0"/>
  <w15:commentEx w15:paraId="1CAC64CB" w15:paraIdParent="52222BB9" w15:done="0"/>
  <w15:commentEx w15:paraId="236000D2" w15:done="0"/>
  <w15:commentEx w15:paraId="1544361E" w15:done="0"/>
  <w15:commentEx w15:paraId="0331A080" w15:paraIdParent="1544361E" w15:done="0"/>
  <w15:commentEx w15:paraId="12FAAE36" w15:done="0"/>
  <w15:commentEx w15:paraId="33EFFDB1" w15:paraIdParent="12FAAE36" w15:done="0"/>
  <w15:commentEx w15:paraId="413FFC52" w15:done="0"/>
  <w15:commentEx w15:paraId="3551DD35" w15:done="0"/>
  <w15:commentEx w15:paraId="46AAA096" w15:done="1"/>
  <w15:commentEx w15:paraId="3BDB0206" w15:done="0"/>
  <w15:commentEx w15:paraId="5741E054" w15:done="0"/>
  <w15:commentEx w15:paraId="2D86B5A8" w15:paraIdParent="5741E054" w15:done="0"/>
  <w15:commentEx w15:paraId="4B8D457F" w15:done="0"/>
  <w15:commentEx w15:paraId="56E3B224" w15:done="0"/>
  <w15:commentEx w15:paraId="771151A4" w15:done="0"/>
  <w15:commentEx w15:paraId="4D9F955A" w15:paraIdParent="771151A4" w15:done="0"/>
  <w15:commentEx w15:paraId="71A88795" w15:done="0"/>
  <w15:commentEx w15:paraId="5D4602F7" w15:done="0"/>
  <w15:commentEx w15:paraId="40975ED9" w15:done="0"/>
  <w15:commentEx w15:paraId="4C7F3345" w15:done="0"/>
  <w15:commentEx w15:paraId="039FA2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1674B9" w16cex:dateUtc="2026-03-05T16:23:00Z"/>
  <w16cex:commentExtensible w16cex:durableId="0FD4CC06" w16cex:dateUtc="2026-03-08T13:50:00Z"/>
  <w16cex:commentExtensible w16cex:durableId="25D9AE4C" w16cex:dateUtc="2026-03-11T08:00:00Z"/>
  <w16cex:commentExtensible w16cex:durableId="516AE8EB" w16cex:dateUtc="2026-03-05T15:03:00Z"/>
  <w16cex:commentExtensible w16cex:durableId="1CBDB21A" w16cex:dateUtc="2026-03-05T15:07:00Z">
    <w16cex:extLst>
      <w16:ext w16:uri="{CE6994B0-6A32-4C9F-8C6B-6E91EDA988CE}">
        <cr:reactions xmlns:cr="http://schemas.microsoft.com/office/comments/2020/reactions">
          <cr:reaction reactionType="1">
            <cr:reactionInfo dateUtc="2026-03-11T07:52:02Z">
              <cr:user userId="S::bernaljp@kaust.edu.sa::cc114bad-b774-4644-bff9-29021df58fc7" userProvider="AD" userName="Juan Pablo Bernal Tamayo"/>
            </cr:reactionInfo>
          </cr:reaction>
        </cr:reactions>
      </w16:ext>
    </w16cex:extLst>
  </w16cex:commentExtensible>
  <w16cex:commentExtensible w16cex:durableId="73BA9586" w16cex:dateUtc="2026-03-05T15:03:00Z"/>
  <w16cex:commentExtensible w16cex:durableId="0FFE9A57" w16cex:dateUtc="2026-03-11T07:52:00Z"/>
  <w16cex:commentExtensible w16cex:durableId="06C201D8" w16cex:dateUtc="2026-03-04T13:19:00Z"/>
  <w16cex:commentExtensible w16cex:durableId="6873172B" w16cex:dateUtc="2026-03-04T13:34:00Z"/>
  <w16cex:commentExtensible w16cex:durableId="6B53A668" w16cex:dateUtc="2026-03-04T13:40:00Z"/>
  <w16cex:commentExtensible w16cex:durableId="0F50F849" w16cex:dateUtc="2026-03-04T13:39:00Z"/>
  <w16cex:commentExtensible w16cex:durableId="2B80B5CB" w16cex:dateUtc="2026-03-04T15:11:00Z"/>
  <w16cex:commentExtensible w16cex:durableId="2AB9532A" w16cex:dateUtc="2026-03-11T08:31:00Z"/>
  <w16cex:commentExtensible w16cex:durableId="1631DB43" w16cex:dateUtc="2026-03-04T15:26:00Z"/>
  <w16cex:commentExtensible w16cex:durableId="565443EE" w16cex:dateUtc="2026-03-04T15:29:00Z"/>
  <w16cex:commentExtensible w16cex:durableId="00C3E63B" w16cex:dateUtc="2026-03-04T15:29:00Z"/>
  <w16cex:commentExtensible w16cex:durableId="737FA811" w16cex:dateUtc="2026-03-08T13:58:00Z">
    <w16cex:extLst>
      <w16:ext w16:uri="{CE6994B0-6A32-4C9F-8C6B-6E91EDA988CE}">
        <cr:reactions xmlns:cr="http://schemas.microsoft.com/office/comments/2020/reactions">
          <cr:reaction reactionType="1">
            <cr:reactionInfo dateUtc="2026-03-11T08:49:49Z">
              <cr:user userId="S::bernaljp@kaust.edu.sa::cc114bad-b774-4644-bff9-29021df58fc7" userProvider="AD" userName="Juan Pablo Bernal Tamayo"/>
            </cr:reactionInfo>
          </cr:reaction>
        </cr:reactions>
      </w16:ext>
    </w16cex:extLst>
  </w16cex:commentExtensible>
  <w16cex:commentExtensible w16cex:durableId="04FBC176" w16cex:dateUtc="2026-03-04T16:16:00Z"/>
  <w16cex:commentExtensible w16cex:durableId="396A451C" w16cex:dateUtc="2026-03-11T10:37:00Z"/>
  <w16cex:commentExtensible w16cex:durableId="4F4669FF" w16cex:dateUtc="2026-03-04T16:08:00Z"/>
  <w16cex:commentExtensible w16cex:durableId="076F06D5" w16cex:dateUtc="2026-03-11T10:39:00Z"/>
  <w16cex:commentExtensible w16cex:durableId="0CF8A0B9" w16cex:dateUtc="2026-03-04T15:32:00Z"/>
  <w16cex:commentExtensible w16cex:durableId="1E3FF5B6" w16cex:dateUtc="2026-03-04T16:12:00Z"/>
  <w16cex:commentExtensible w16cex:durableId="3E3FEBAF" w16cex:dateUtc="2026-03-04T16:24:00Z"/>
  <w16cex:commentExtensible w16cex:durableId="19B8584C" w16cex:dateUtc="2026-03-05T15:16:00Z"/>
  <w16cex:commentExtensible w16cex:durableId="5BA3C326" w16cex:dateUtc="2026-03-05T15:17:00Z"/>
  <w16cex:commentExtensible w16cex:durableId="34163564" w16cex:dateUtc="2026-03-11T11:18:00Z"/>
  <w16cex:commentExtensible w16cex:durableId="750A11C8" w16cex:dateUtc="2026-03-08T13:52:00Z"/>
  <w16cex:commentExtensible w16cex:durableId="5C25DE04" w16cex:dateUtc="2026-03-05T15:25:00Z"/>
  <w16cex:commentExtensible w16cex:durableId="5AE23A5F" w16cex:dateUtc="2026-03-05T15:23:00Z"/>
  <w16cex:commentExtensible w16cex:durableId="7068E829" w16cex:dateUtc="2026-03-11T11:25:00Z"/>
  <w16cex:commentExtensible w16cex:durableId="215DC7D9" w16cex:dateUtc="2026-03-05T15:37:00Z"/>
  <w16cex:commentExtensible w16cex:durableId="360C8640" w16cex:dateUtc="2026-03-05T15:41:00Z"/>
  <w16cex:commentExtensible w16cex:durableId="7D50287B" w16cex:dateUtc="2026-03-11T11:29:00Z"/>
  <w16cex:commentExtensible w16cex:durableId="57CA3DA9" w16cex:dateUtc="2026-03-05T15:45:00Z"/>
  <w16cex:commentExtensible w16cex:durableId="778FDC6A" w16cex:dateUtc="2026-03-11T11:33:00Z"/>
  <w16cex:commentExtensible w16cex:durableId="158298AD" w16cex:dateUtc="2026-03-05T15:46:00Z"/>
  <w16cex:commentExtensible w16cex:durableId="5FBB0AAF" w16cex:dateUtc="2026-03-05T15:48:00Z"/>
  <w16cex:commentExtensible w16cex:durableId="252C4E15" w16cex:dateUtc="2026-03-05T15:49:00Z"/>
  <w16cex:commentExtensible w16cex:durableId="5980FDF9" w16cex:dateUtc="2026-03-05T15:49:00Z"/>
  <w16cex:commentExtensible w16cex:durableId="5B9A4009" w16cex:dateUtc="2026-03-05T15:53:00Z"/>
  <w16cex:commentExtensible w16cex:durableId="16D96DA7" w16cex:dateUtc="2026-03-11T13:06:00Z"/>
  <w16cex:commentExtensible w16cex:durableId="5243518E" w16cex:dateUtc="2026-03-05T15:55:00Z"/>
  <w16cex:commentExtensible w16cex:durableId="46E024C4" w16cex:dateUtc="2026-03-05T15:57:00Z"/>
  <w16cex:commentExtensible w16cex:durableId="390933E8" w16cex:dateUtc="2026-03-05T16:14:00Z"/>
  <w16cex:commentExtensible w16cex:durableId="08679412" w16cex:dateUtc="2026-03-11T13:07:00Z"/>
  <w16cex:commentExtensible w16cex:durableId="7AC0E142" w16cex:dateUtc="2026-03-05T16:16:00Z"/>
  <w16cex:commentExtensible w16cex:durableId="6AE45C9C" w16cex:dateUtc="2026-03-05T16:15:00Z"/>
  <w16cex:commentExtensible w16cex:durableId="5F99000C" w16cex:dateUtc="2026-03-05T16:19:00Z"/>
  <w16cex:commentExtensible w16cex:durableId="19F58A4A" w16cex:dateUtc="2026-03-08T13:55:00Z"/>
  <w16cex:commentExtensible w16cex:durableId="58E10217" w16cex:dateUtc="2026-03-08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132E18" w16cid:durableId="091674B9"/>
  <w16cid:commentId w16cid:paraId="70ED74EC" w16cid:durableId="0FD4CC06"/>
  <w16cid:commentId w16cid:paraId="0045EA09" w16cid:durableId="25D9AE4C"/>
  <w16cid:commentId w16cid:paraId="041B910C" w16cid:durableId="516AE8EB"/>
  <w16cid:commentId w16cid:paraId="79EC40C3" w16cid:durableId="1CBDB21A"/>
  <w16cid:commentId w16cid:paraId="491322BA" w16cid:durableId="73BA9586"/>
  <w16cid:commentId w16cid:paraId="2C51C38B" w16cid:durableId="0FFE9A57"/>
  <w16cid:commentId w16cid:paraId="30DB3D2A" w16cid:durableId="06C201D8"/>
  <w16cid:commentId w16cid:paraId="6C17C3AE" w16cid:durableId="6873172B"/>
  <w16cid:commentId w16cid:paraId="19A6FC5B" w16cid:durableId="6B53A668"/>
  <w16cid:commentId w16cid:paraId="75AC5A45" w16cid:durableId="0F50F849"/>
  <w16cid:commentId w16cid:paraId="3B298BE8" w16cid:durableId="2B80B5CB"/>
  <w16cid:commentId w16cid:paraId="3EA76776" w16cid:durableId="2AB9532A"/>
  <w16cid:commentId w16cid:paraId="71AE0F55" w16cid:durableId="1631DB43"/>
  <w16cid:commentId w16cid:paraId="7C383581" w16cid:durableId="565443EE"/>
  <w16cid:commentId w16cid:paraId="628B4071" w16cid:durableId="00C3E63B"/>
  <w16cid:commentId w16cid:paraId="1F063DDE" w16cid:durableId="737FA811"/>
  <w16cid:commentId w16cid:paraId="283DDBFA" w16cid:durableId="04FBC176"/>
  <w16cid:commentId w16cid:paraId="4984793B" w16cid:durableId="396A451C"/>
  <w16cid:commentId w16cid:paraId="7491B258" w16cid:durableId="4F4669FF"/>
  <w16cid:commentId w16cid:paraId="77511C9D" w16cid:durableId="076F06D5"/>
  <w16cid:commentId w16cid:paraId="498147C6" w16cid:durableId="0CF8A0B9"/>
  <w16cid:commentId w16cid:paraId="63A0B27E" w16cid:durableId="1E3FF5B6"/>
  <w16cid:commentId w16cid:paraId="16F54024" w16cid:durableId="3E3FEBAF"/>
  <w16cid:commentId w16cid:paraId="16FD1628" w16cid:durableId="19B8584C"/>
  <w16cid:commentId w16cid:paraId="1D28696C" w16cid:durableId="5BA3C326"/>
  <w16cid:commentId w16cid:paraId="731F169A" w16cid:durableId="34163564"/>
  <w16cid:commentId w16cid:paraId="7B5BF236" w16cid:durableId="750A11C8"/>
  <w16cid:commentId w16cid:paraId="7CD83EA7" w16cid:durableId="5C25DE04"/>
  <w16cid:commentId w16cid:paraId="52222BB9" w16cid:durableId="5AE23A5F"/>
  <w16cid:commentId w16cid:paraId="1CAC64CB" w16cid:durableId="7068E829"/>
  <w16cid:commentId w16cid:paraId="236000D2" w16cid:durableId="215DC7D9"/>
  <w16cid:commentId w16cid:paraId="1544361E" w16cid:durableId="360C8640"/>
  <w16cid:commentId w16cid:paraId="0331A080" w16cid:durableId="7D50287B"/>
  <w16cid:commentId w16cid:paraId="12FAAE36" w16cid:durableId="57CA3DA9"/>
  <w16cid:commentId w16cid:paraId="33EFFDB1" w16cid:durableId="778FDC6A"/>
  <w16cid:commentId w16cid:paraId="413FFC52" w16cid:durableId="158298AD"/>
  <w16cid:commentId w16cid:paraId="3551DD35" w16cid:durableId="5FBB0AAF"/>
  <w16cid:commentId w16cid:paraId="46AAA096" w16cid:durableId="252C4E15"/>
  <w16cid:commentId w16cid:paraId="3BDB0206" w16cid:durableId="5980FDF9"/>
  <w16cid:commentId w16cid:paraId="5741E054" w16cid:durableId="5B9A4009"/>
  <w16cid:commentId w16cid:paraId="2D86B5A8" w16cid:durableId="16D96DA7"/>
  <w16cid:commentId w16cid:paraId="4B8D457F" w16cid:durableId="5243518E"/>
  <w16cid:commentId w16cid:paraId="56E3B224" w16cid:durableId="46E024C4"/>
  <w16cid:commentId w16cid:paraId="771151A4" w16cid:durableId="390933E8"/>
  <w16cid:commentId w16cid:paraId="4D9F955A" w16cid:durableId="08679412"/>
  <w16cid:commentId w16cid:paraId="71A88795" w16cid:durableId="7AC0E142"/>
  <w16cid:commentId w16cid:paraId="5D4602F7" w16cid:durableId="6AE45C9C"/>
  <w16cid:commentId w16cid:paraId="40975ED9" w16cid:durableId="5F99000C"/>
  <w16cid:commentId w16cid:paraId="4C7F3345" w16cid:durableId="19F58A4A"/>
  <w16cid:commentId w16cid:paraId="039FA2B1" w16cid:durableId="58E102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C6B6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D41A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C3C3A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866A6F"/>
    <w:multiLevelType w:val="hybridMultilevel"/>
    <w:tmpl w:val="F86A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B47B8E"/>
    <w:multiLevelType w:val="hybridMultilevel"/>
    <w:tmpl w:val="A88A6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2210663">
    <w:abstractNumId w:val="0"/>
  </w:num>
  <w:num w:numId="2" w16cid:durableId="1660647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6969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4221385">
    <w:abstractNumId w:val="1"/>
  </w:num>
  <w:num w:numId="5" w16cid:durableId="2044137545">
    <w:abstractNumId w:val="4"/>
  </w:num>
  <w:num w:numId="6" w16cid:durableId="2068374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Bernal Tamayo">
    <w15:presenceInfo w15:providerId="AD" w15:userId="S::bernaljp@kaust.edu.sa::cc114bad-b774-4644-bff9-29021df58fc7"/>
  </w15:person>
  <w15:person w15:author="narkia">
    <w15:presenceInfo w15:providerId="None" w15:userId="narkia"/>
  </w15:person>
  <w15:person w15:author="Jesper Tegner">
    <w15:presenceInfo w15:providerId="AD" w15:userId="S::tegnerjn@KAUST.EDU.SA::e8ad2527-da99-4455-822c-efd5fe91bf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B97"/>
    <w:rsid w:val="000E0774"/>
    <w:rsid w:val="001064EB"/>
    <w:rsid w:val="00134539"/>
    <w:rsid w:val="00194856"/>
    <w:rsid w:val="00231E4A"/>
    <w:rsid w:val="00263186"/>
    <w:rsid w:val="0027419F"/>
    <w:rsid w:val="00277BE0"/>
    <w:rsid w:val="002F2EC7"/>
    <w:rsid w:val="00303197"/>
    <w:rsid w:val="00324643"/>
    <w:rsid w:val="003354AB"/>
    <w:rsid w:val="0035340B"/>
    <w:rsid w:val="00380063"/>
    <w:rsid w:val="003A6093"/>
    <w:rsid w:val="004017FD"/>
    <w:rsid w:val="004210CF"/>
    <w:rsid w:val="004406DC"/>
    <w:rsid w:val="00486A50"/>
    <w:rsid w:val="00494CD7"/>
    <w:rsid w:val="004D17A4"/>
    <w:rsid w:val="004F3483"/>
    <w:rsid w:val="005027EF"/>
    <w:rsid w:val="005062D8"/>
    <w:rsid w:val="00535410"/>
    <w:rsid w:val="005F0E35"/>
    <w:rsid w:val="005F2771"/>
    <w:rsid w:val="0064227D"/>
    <w:rsid w:val="00674E62"/>
    <w:rsid w:val="006A14E8"/>
    <w:rsid w:val="006C5B35"/>
    <w:rsid w:val="0075374D"/>
    <w:rsid w:val="007555B6"/>
    <w:rsid w:val="007831D0"/>
    <w:rsid w:val="007F6942"/>
    <w:rsid w:val="0080264A"/>
    <w:rsid w:val="00821298"/>
    <w:rsid w:val="008312C3"/>
    <w:rsid w:val="00841716"/>
    <w:rsid w:val="009152FF"/>
    <w:rsid w:val="00925F8B"/>
    <w:rsid w:val="0096734C"/>
    <w:rsid w:val="009751BF"/>
    <w:rsid w:val="00990D29"/>
    <w:rsid w:val="009A215F"/>
    <w:rsid w:val="009B7D64"/>
    <w:rsid w:val="00A03A2B"/>
    <w:rsid w:val="00A65B07"/>
    <w:rsid w:val="00A73F0F"/>
    <w:rsid w:val="00AB19EC"/>
    <w:rsid w:val="00AC6437"/>
    <w:rsid w:val="00AD765C"/>
    <w:rsid w:val="00AF398C"/>
    <w:rsid w:val="00AF74E4"/>
    <w:rsid w:val="00B3427C"/>
    <w:rsid w:val="00B361EC"/>
    <w:rsid w:val="00B81FDA"/>
    <w:rsid w:val="00B97821"/>
    <w:rsid w:val="00C42B91"/>
    <w:rsid w:val="00C80637"/>
    <w:rsid w:val="00C90CA7"/>
    <w:rsid w:val="00C90F96"/>
    <w:rsid w:val="00CD6A53"/>
    <w:rsid w:val="00D04B7E"/>
    <w:rsid w:val="00D60A4A"/>
    <w:rsid w:val="00D63A1E"/>
    <w:rsid w:val="00DA1B97"/>
    <w:rsid w:val="00DC3E9E"/>
    <w:rsid w:val="00E17263"/>
    <w:rsid w:val="00E17830"/>
    <w:rsid w:val="00E20155"/>
    <w:rsid w:val="00E2350D"/>
    <w:rsid w:val="00EB34E7"/>
    <w:rsid w:val="00F534E0"/>
    <w:rsid w:val="00F803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D3CD8D8"/>
  <w15:docId w15:val="{3A4686EF-C670-A04E-8704-A05A3002D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821298"/>
    <w:rPr>
      <w:sz w:val="16"/>
      <w:szCs w:val="16"/>
    </w:rPr>
  </w:style>
  <w:style w:type="paragraph" w:styleId="CommentText">
    <w:name w:val="annotation text"/>
    <w:basedOn w:val="Normal"/>
    <w:link w:val="CommentTextChar"/>
    <w:rsid w:val="00821298"/>
    <w:rPr>
      <w:sz w:val="20"/>
      <w:szCs w:val="20"/>
    </w:rPr>
  </w:style>
  <w:style w:type="character" w:customStyle="1" w:styleId="CommentTextChar">
    <w:name w:val="Comment Text Char"/>
    <w:basedOn w:val="DefaultParagraphFont"/>
    <w:link w:val="CommentText"/>
    <w:rsid w:val="00821298"/>
    <w:rPr>
      <w:sz w:val="20"/>
      <w:szCs w:val="20"/>
    </w:rPr>
  </w:style>
  <w:style w:type="paragraph" w:styleId="CommentSubject">
    <w:name w:val="annotation subject"/>
    <w:basedOn w:val="CommentText"/>
    <w:next w:val="CommentText"/>
    <w:link w:val="CommentSubjectChar"/>
    <w:rsid w:val="00821298"/>
    <w:rPr>
      <w:b/>
      <w:bCs/>
    </w:rPr>
  </w:style>
  <w:style w:type="character" w:customStyle="1" w:styleId="CommentSubjectChar">
    <w:name w:val="Comment Subject Char"/>
    <w:basedOn w:val="CommentTextChar"/>
    <w:link w:val="CommentSubject"/>
    <w:rsid w:val="00821298"/>
    <w:rPr>
      <w:b/>
      <w:bCs/>
      <w:sz w:val="20"/>
      <w:szCs w:val="20"/>
    </w:rPr>
  </w:style>
  <w:style w:type="paragraph" w:styleId="Revision">
    <w:name w:val="Revision"/>
    <w:hidden/>
    <w:rsid w:val="009B7D64"/>
    <w:pPr>
      <w:spacing w:after="0"/>
    </w:pPr>
  </w:style>
  <w:style w:type="character" w:styleId="PlaceholderText">
    <w:name w:val="Placeholder Text"/>
    <w:basedOn w:val="DefaultParagraphFont"/>
    <w:rsid w:val="008312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0C221F-4550-7C44-8F45-A8C03F3618DE}">
  <we:reference id="WA200001011" version="1.4.0.0" store="Omex" storeType="OMEX"/>
  <we:alternateReferences>
    <we:reference id="WA200001011" version="1.4.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19</Pages>
  <Words>6281</Words>
  <Characters>35806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narkia</dc:creator>
  <cp:keywords/>
  <dc:description/>
  <cp:lastModifiedBy>Juan Pablo Bernal Tamayo</cp:lastModifiedBy>
  <cp:revision>2</cp:revision>
  <dcterms:created xsi:type="dcterms:W3CDTF">2026-07-01T13:11:00Z</dcterms:created>
  <dcterms:modified xsi:type="dcterms:W3CDTF">2026-07-01T13:11:00Z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csl">
    <vt:lpwstr>https://raw.githubusercontent.com/csthiago/zotero-citation-styles/master/ieee.csl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pairDelim">
    <vt:lpwstr>, </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reference-section-title">
    <vt:lpwstr>References</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grammarly_documentId">
    <vt:lpwstr>documentId_1947</vt:lpwstr>
  </property>
  <property fmtid="{D5CDD505-2E9C-101B-9397-08002B2CF9AE}" pid="73" name="grammarly_documentContext">
    <vt:lpwstr>{"goals":[],"domain":"general","emotions":[],"dialect":"american"}</vt:lpwstr>
  </property>
</Properties>
</file>